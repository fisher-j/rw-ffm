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64F1" w14:textId="00AF3259" w:rsidR="002C5300" w:rsidRPr="000A0266" w:rsidRDefault="00447CEE" w:rsidP="000A0266">
      <w:pPr>
        <w:pStyle w:val="Title"/>
        <w:rPr>
          <w:sz w:val="48"/>
          <w:szCs w:val="48"/>
        </w:rPr>
      </w:pPr>
      <w:r w:rsidRPr="000A0266">
        <w:rPr>
          <w:sz w:val="48"/>
          <w:szCs w:val="48"/>
        </w:rPr>
        <w:t>Fire Fuels Mitigation Sampling Protocols – 2022</w:t>
      </w:r>
    </w:p>
    <w:p w14:paraId="5C2B3C80" w14:textId="0E625511" w:rsidR="00447CEE" w:rsidRDefault="00447CEE" w:rsidP="00447CEE"/>
    <w:p w14:paraId="6D663089" w14:textId="3F7D5BD1" w:rsidR="00447CEE" w:rsidRDefault="00447CEE" w:rsidP="000A0266">
      <w:pPr>
        <w:pStyle w:val="Heading1"/>
      </w:pPr>
      <w:r>
        <w:t>Preparation</w:t>
      </w:r>
    </w:p>
    <w:p w14:paraId="47384435" w14:textId="029DAD98" w:rsidR="00447CEE" w:rsidRPr="00EA7A5D" w:rsidRDefault="00447CEE" w:rsidP="00447CEE">
      <w:pPr>
        <w:pStyle w:val="ListParagraph"/>
        <w:numPr>
          <w:ilvl w:val="0"/>
          <w:numId w:val="1"/>
        </w:numPr>
      </w:pPr>
      <w:r>
        <w:t xml:space="preserve">Use site maps located in: </w:t>
      </w:r>
      <w:r w:rsidR="00832368" w:rsidRPr="00832368">
        <w:rPr>
          <w:b/>
          <w:bCs/>
        </w:rPr>
        <w:t>F:\Data\RESEARCH_DEMONSTRATION\RESEARCH PROJECTS\BerrillJonesYork GHG Fire Fuels Mitigation Forest Wide\Maps\Field Maps</w:t>
      </w:r>
    </w:p>
    <w:p w14:paraId="76195796" w14:textId="438B4270" w:rsidR="00EA7A5D" w:rsidRDefault="00EA7A5D" w:rsidP="00447CEE">
      <w:pPr>
        <w:pStyle w:val="ListParagraph"/>
        <w:numPr>
          <w:ilvl w:val="0"/>
          <w:numId w:val="1"/>
        </w:numPr>
      </w:pPr>
      <w:r>
        <w:t>Refer to FIREMON protocols</w:t>
      </w:r>
      <w:r w:rsidR="00603556">
        <w:t>,</w:t>
      </w:r>
      <w:r>
        <w:t xml:space="preserve"> pages 116-140:</w:t>
      </w:r>
      <w:r w:rsidRPr="00EA7A5D">
        <w:t xml:space="preserve"> </w:t>
      </w:r>
      <w:hyperlink r:id="rId6" w:history="1">
        <w:r w:rsidRPr="00EA7A5D">
          <w:rPr>
            <w:rStyle w:val="Hyperlink"/>
          </w:rPr>
          <w:t>https://www.fs.usda.gov/rm/pubs/rmrs_gtr164.pdf</w:t>
        </w:r>
      </w:hyperlink>
    </w:p>
    <w:p w14:paraId="6302423A" w14:textId="6BD3FA3F" w:rsidR="00832368" w:rsidRDefault="00832368" w:rsidP="00447CEE">
      <w:pPr>
        <w:pStyle w:val="ListParagraph"/>
        <w:numPr>
          <w:ilvl w:val="0"/>
          <w:numId w:val="1"/>
        </w:numPr>
      </w:pPr>
      <w:r>
        <w:t>Plots are the fuzzy purple circles.  Number them from west to east, and north to south (like reading a book).</w:t>
      </w:r>
    </w:p>
    <w:p w14:paraId="3E342232" w14:textId="64259ED1" w:rsidR="00881829" w:rsidRDefault="00881829" w:rsidP="00881829">
      <w:pPr>
        <w:jc w:val="center"/>
      </w:pPr>
      <w:r>
        <w:t xml:space="preserve">Example: </w:t>
      </w:r>
      <w:r>
        <w:rPr>
          <w:noProof/>
        </w:rPr>
        <w:drawing>
          <wp:inline distT="0" distB="0" distL="0" distR="0" wp14:anchorId="4BEEC3E2" wp14:editId="0DF5420A">
            <wp:extent cx="3273307" cy="2783527"/>
            <wp:effectExtent l="19050" t="19050" r="2286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3019" cy="2825801"/>
                    </a:xfrm>
                    <a:prstGeom prst="rect">
                      <a:avLst/>
                    </a:prstGeom>
                    <a:noFill/>
                    <a:ln w="3175">
                      <a:solidFill>
                        <a:schemeClr val="tx1"/>
                      </a:solidFill>
                    </a:ln>
                  </pic:spPr>
                </pic:pic>
              </a:graphicData>
            </a:graphic>
          </wp:inline>
        </w:drawing>
      </w:r>
    </w:p>
    <w:p w14:paraId="7E8C1FA1" w14:textId="69C7016D" w:rsidR="00881829" w:rsidRDefault="000F7AAA" w:rsidP="00881829">
      <w:pPr>
        <w:pStyle w:val="ListParagraph"/>
        <w:numPr>
          <w:ilvl w:val="0"/>
          <w:numId w:val="1"/>
        </w:numPr>
      </w:pPr>
      <w:r>
        <w:t>Br</w:t>
      </w:r>
      <w:r w:rsidR="00881829">
        <w:t>ing the following</w:t>
      </w:r>
      <w:r w:rsidR="00603556">
        <w:t xml:space="preserve"> to the field</w:t>
      </w:r>
      <w:r w:rsidR="00881829">
        <w:t>:</w:t>
      </w:r>
    </w:p>
    <w:p w14:paraId="4E9DB591" w14:textId="6975704E" w:rsidR="00881829" w:rsidRDefault="00881829" w:rsidP="00881829">
      <w:pPr>
        <w:pStyle w:val="ListParagraph"/>
        <w:numPr>
          <w:ilvl w:val="1"/>
          <w:numId w:val="1"/>
        </w:numPr>
      </w:pPr>
      <w:r>
        <w:t xml:space="preserve">Datasheets </w:t>
      </w:r>
    </w:p>
    <w:p w14:paraId="59623F58" w14:textId="7E6C5CA7" w:rsidR="00881829" w:rsidRDefault="00881829" w:rsidP="00881829">
      <w:pPr>
        <w:pStyle w:val="ListParagraph"/>
        <w:numPr>
          <w:ilvl w:val="2"/>
          <w:numId w:val="1"/>
        </w:numPr>
      </w:pPr>
      <w:r>
        <w:t>Fuels</w:t>
      </w:r>
    </w:p>
    <w:p w14:paraId="0655EAE7" w14:textId="623764DF" w:rsidR="00881829" w:rsidRDefault="00F3462D" w:rsidP="00881829">
      <w:pPr>
        <w:pStyle w:val="ListParagraph"/>
        <w:numPr>
          <w:ilvl w:val="2"/>
          <w:numId w:val="1"/>
        </w:numPr>
      </w:pPr>
      <w:r>
        <w:t>Regen</w:t>
      </w:r>
    </w:p>
    <w:p w14:paraId="668621C3" w14:textId="3AD02FD6" w:rsidR="00881829" w:rsidRDefault="00F3462D" w:rsidP="00881829">
      <w:pPr>
        <w:pStyle w:val="ListParagraph"/>
        <w:numPr>
          <w:ilvl w:val="2"/>
          <w:numId w:val="1"/>
        </w:numPr>
      </w:pPr>
      <w:r>
        <w:t>Trees</w:t>
      </w:r>
    </w:p>
    <w:p w14:paraId="5D632898" w14:textId="07B3310B" w:rsidR="00881829" w:rsidRDefault="00881829" w:rsidP="00881829">
      <w:pPr>
        <w:pStyle w:val="ListParagraph"/>
        <w:numPr>
          <w:ilvl w:val="2"/>
          <w:numId w:val="1"/>
        </w:numPr>
      </w:pPr>
      <w:r>
        <w:t xml:space="preserve">Paper </w:t>
      </w:r>
      <w:r w:rsidR="00603556">
        <w:t>m</w:t>
      </w:r>
      <w:r>
        <w:t>ap of site</w:t>
      </w:r>
    </w:p>
    <w:p w14:paraId="0D6AE5EC" w14:textId="5522D7F0" w:rsidR="000F7AAA" w:rsidRDefault="000F7AAA" w:rsidP="000F7AAA">
      <w:pPr>
        <w:pStyle w:val="ListParagraph"/>
        <w:numPr>
          <w:ilvl w:val="1"/>
          <w:numId w:val="1"/>
        </w:numPr>
      </w:pPr>
      <w:r>
        <w:t xml:space="preserve">Site map on Avensa </w:t>
      </w:r>
    </w:p>
    <w:p w14:paraId="34C2F6BE" w14:textId="7D920ACC" w:rsidR="000F7AAA" w:rsidRDefault="000F7AAA" w:rsidP="000F7AAA">
      <w:pPr>
        <w:pStyle w:val="ListParagraph"/>
        <w:numPr>
          <w:ilvl w:val="1"/>
          <w:numId w:val="1"/>
        </w:numPr>
      </w:pPr>
      <w:r>
        <w:t>Clipboard</w:t>
      </w:r>
    </w:p>
    <w:p w14:paraId="66B53702" w14:textId="333B395B" w:rsidR="003A5E3C" w:rsidRDefault="003A5E3C" w:rsidP="000F7AAA">
      <w:pPr>
        <w:pStyle w:val="ListParagraph"/>
        <w:numPr>
          <w:ilvl w:val="1"/>
          <w:numId w:val="1"/>
        </w:numPr>
      </w:pPr>
      <w:r>
        <w:t>Pencils</w:t>
      </w:r>
    </w:p>
    <w:p w14:paraId="6D732CD2" w14:textId="77777777" w:rsidR="003A5E3C" w:rsidRDefault="003A5E3C" w:rsidP="003A5E3C">
      <w:pPr>
        <w:pStyle w:val="ListParagraph"/>
        <w:numPr>
          <w:ilvl w:val="1"/>
          <w:numId w:val="1"/>
        </w:numPr>
      </w:pPr>
      <w:r>
        <w:t>Tree tags</w:t>
      </w:r>
    </w:p>
    <w:p w14:paraId="768B7084" w14:textId="77777777" w:rsidR="003A5E3C" w:rsidRDefault="003A5E3C" w:rsidP="003A5E3C">
      <w:pPr>
        <w:pStyle w:val="ListParagraph"/>
        <w:numPr>
          <w:ilvl w:val="1"/>
          <w:numId w:val="1"/>
        </w:numPr>
      </w:pPr>
      <w:r>
        <w:t>Reference tree tags</w:t>
      </w:r>
    </w:p>
    <w:p w14:paraId="29A80C89" w14:textId="726C6E6D" w:rsidR="0077708F" w:rsidRDefault="003A5E3C" w:rsidP="0077708F">
      <w:pPr>
        <w:pStyle w:val="ListParagraph"/>
        <w:numPr>
          <w:ilvl w:val="1"/>
          <w:numId w:val="1"/>
        </w:numPr>
      </w:pPr>
      <w:r>
        <w:t xml:space="preserve">Ball </w:t>
      </w:r>
      <w:r w:rsidR="00F834B1">
        <w:t>p</w:t>
      </w:r>
      <w:r>
        <w:t>oint pen (for writing on reference tags)</w:t>
      </w:r>
      <w:r w:rsidR="0077708F" w:rsidRPr="0077708F">
        <w:t xml:space="preserve"> </w:t>
      </w:r>
    </w:p>
    <w:p w14:paraId="5D226291" w14:textId="2C007C29" w:rsidR="0077708F" w:rsidRDefault="0077708F" w:rsidP="0077708F">
      <w:pPr>
        <w:pStyle w:val="ListParagraph"/>
        <w:numPr>
          <w:ilvl w:val="1"/>
          <w:numId w:val="1"/>
        </w:numPr>
      </w:pPr>
      <w:r>
        <w:t>Hammer</w:t>
      </w:r>
    </w:p>
    <w:p w14:paraId="0639AB74" w14:textId="10623424" w:rsidR="003A5E3C" w:rsidRDefault="0077708F" w:rsidP="0077708F">
      <w:pPr>
        <w:pStyle w:val="ListParagraph"/>
        <w:numPr>
          <w:ilvl w:val="1"/>
          <w:numId w:val="1"/>
        </w:numPr>
      </w:pPr>
      <w:r>
        <w:t>Nails (a lot)</w:t>
      </w:r>
    </w:p>
    <w:p w14:paraId="05C973D7" w14:textId="23CAC5C0" w:rsidR="00881829" w:rsidRDefault="00881829" w:rsidP="00881829">
      <w:pPr>
        <w:pStyle w:val="ListParagraph"/>
        <w:numPr>
          <w:ilvl w:val="1"/>
          <w:numId w:val="1"/>
        </w:numPr>
      </w:pPr>
      <w:r>
        <w:t>3 metric cloth tapes</w:t>
      </w:r>
    </w:p>
    <w:p w14:paraId="35112A72" w14:textId="78D70848" w:rsidR="00881829" w:rsidRDefault="00881829" w:rsidP="00881829">
      <w:pPr>
        <w:pStyle w:val="ListParagraph"/>
        <w:numPr>
          <w:ilvl w:val="1"/>
          <w:numId w:val="1"/>
        </w:numPr>
      </w:pPr>
      <w:r>
        <w:t>Metric logger’s tape (one per person)</w:t>
      </w:r>
    </w:p>
    <w:p w14:paraId="6C65BA73" w14:textId="16C0ECFD" w:rsidR="00730BE1" w:rsidRDefault="00730BE1" w:rsidP="00730BE1">
      <w:pPr>
        <w:pStyle w:val="ListParagraph"/>
        <w:numPr>
          <w:ilvl w:val="1"/>
          <w:numId w:val="1"/>
        </w:numPr>
      </w:pPr>
      <w:r>
        <w:lastRenderedPageBreak/>
        <w:t>Metric Biltmore stick</w:t>
      </w:r>
    </w:p>
    <w:p w14:paraId="5E7C6867" w14:textId="0236239B" w:rsidR="00730BE1" w:rsidRDefault="009A166E" w:rsidP="00730BE1">
      <w:pPr>
        <w:pStyle w:val="ListParagraph"/>
        <w:numPr>
          <w:ilvl w:val="1"/>
          <w:numId w:val="1"/>
        </w:numPr>
      </w:pPr>
      <w:r>
        <w:t xml:space="preserve">Go/No-Go </w:t>
      </w:r>
      <w:r w:rsidR="00730BE1">
        <w:t>metal fuel size gage</w:t>
      </w:r>
    </w:p>
    <w:p w14:paraId="65BE2E8E" w14:textId="77777777" w:rsidR="00730BE1" w:rsidRDefault="00730BE1" w:rsidP="00730BE1">
      <w:pPr>
        <w:pStyle w:val="ListParagraph"/>
        <w:numPr>
          <w:ilvl w:val="1"/>
          <w:numId w:val="1"/>
        </w:numPr>
      </w:pPr>
      <w:r>
        <w:t>Metal ruler</w:t>
      </w:r>
    </w:p>
    <w:p w14:paraId="02505292" w14:textId="2E431C87" w:rsidR="00730BE1" w:rsidRDefault="00730BE1" w:rsidP="00730BE1">
      <w:pPr>
        <w:pStyle w:val="ListParagraph"/>
        <w:numPr>
          <w:ilvl w:val="1"/>
          <w:numId w:val="1"/>
        </w:numPr>
      </w:pPr>
      <w:r>
        <w:t>Compass (one per person)</w:t>
      </w:r>
    </w:p>
    <w:p w14:paraId="0AD6168E" w14:textId="1F6FF0D8" w:rsidR="00881829" w:rsidRDefault="00881829" w:rsidP="00881829">
      <w:pPr>
        <w:pStyle w:val="ListParagraph"/>
        <w:numPr>
          <w:ilvl w:val="1"/>
          <w:numId w:val="1"/>
        </w:numPr>
      </w:pPr>
      <w:r>
        <w:t>4 chaining pins</w:t>
      </w:r>
    </w:p>
    <w:p w14:paraId="24775DF8" w14:textId="5B83F1A4" w:rsidR="005D00F8" w:rsidRDefault="005D00F8" w:rsidP="00881829">
      <w:pPr>
        <w:pStyle w:val="ListParagraph"/>
        <w:numPr>
          <w:ilvl w:val="1"/>
          <w:numId w:val="1"/>
        </w:numPr>
      </w:pPr>
      <w:r>
        <w:t>Pin flags</w:t>
      </w:r>
    </w:p>
    <w:p w14:paraId="3E7C5CE0" w14:textId="77777777" w:rsidR="00730BE1" w:rsidRDefault="00730BE1" w:rsidP="00730BE1">
      <w:pPr>
        <w:pStyle w:val="ListParagraph"/>
        <w:numPr>
          <w:ilvl w:val="1"/>
          <w:numId w:val="1"/>
        </w:numPr>
      </w:pPr>
      <w:r>
        <w:t>PVC poles</w:t>
      </w:r>
    </w:p>
    <w:p w14:paraId="15782DA9" w14:textId="03EA00E2" w:rsidR="00730BE1" w:rsidRDefault="00730BE1" w:rsidP="00730BE1">
      <w:pPr>
        <w:pStyle w:val="ListParagraph"/>
        <w:numPr>
          <w:ilvl w:val="1"/>
          <w:numId w:val="1"/>
        </w:numPr>
      </w:pPr>
      <w:r>
        <w:t>Rebar (short and long)</w:t>
      </w:r>
    </w:p>
    <w:p w14:paraId="3BBAE657" w14:textId="69EFCC62" w:rsidR="00881829" w:rsidRDefault="00881829" w:rsidP="00881829">
      <w:pPr>
        <w:pStyle w:val="ListParagraph"/>
        <w:numPr>
          <w:ilvl w:val="1"/>
          <w:numId w:val="1"/>
        </w:numPr>
      </w:pPr>
      <w:r>
        <w:t>2 Laser range finders</w:t>
      </w:r>
    </w:p>
    <w:p w14:paraId="2C026F82" w14:textId="3CB6B1C4" w:rsidR="00881829" w:rsidRDefault="00881829" w:rsidP="00881829">
      <w:pPr>
        <w:pStyle w:val="ListParagraph"/>
        <w:numPr>
          <w:ilvl w:val="1"/>
          <w:numId w:val="1"/>
        </w:numPr>
      </w:pPr>
      <w:commentRangeStart w:id="0"/>
      <w:r>
        <w:t>2 hypsometers</w:t>
      </w:r>
      <w:commentRangeEnd w:id="0"/>
      <w:r w:rsidR="000C49CD">
        <w:rPr>
          <w:rStyle w:val="CommentReference"/>
        </w:rPr>
        <w:commentReference w:id="0"/>
      </w:r>
    </w:p>
    <w:p w14:paraId="47CE8DE9" w14:textId="57AC504E" w:rsidR="00285A4E" w:rsidRDefault="00285A4E" w:rsidP="00285A4E">
      <w:pPr>
        <w:pStyle w:val="ListParagraph"/>
        <w:numPr>
          <w:ilvl w:val="2"/>
          <w:numId w:val="1"/>
        </w:numPr>
      </w:pPr>
      <w:r>
        <w:t>Transponder</w:t>
      </w:r>
    </w:p>
    <w:p w14:paraId="3FDD5BC1" w14:textId="6707CC51" w:rsidR="00881829" w:rsidRDefault="00881829" w:rsidP="00881829">
      <w:pPr>
        <w:pStyle w:val="ListParagraph"/>
        <w:numPr>
          <w:ilvl w:val="2"/>
          <w:numId w:val="1"/>
        </w:numPr>
      </w:pPr>
      <w:r>
        <w:t>360</w:t>
      </w:r>
      <w:r w:rsidR="00EA7A5D">
        <w:t>-</w:t>
      </w:r>
      <w:r>
        <w:t xml:space="preserve">degree </w:t>
      </w:r>
      <w:r w:rsidR="00B0418A">
        <w:t>adapter</w:t>
      </w:r>
    </w:p>
    <w:p w14:paraId="5A3571B6" w14:textId="0CB31E23" w:rsidR="00881829" w:rsidRDefault="00881829" w:rsidP="004011B1">
      <w:pPr>
        <w:pStyle w:val="ListParagraph"/>
        <w:numPr>
          <w:ilvl w:val="2"/>
          <w:numId w:val="1"/>
        </w:numPr>
      </w:pPr>
      <w:r>
        <w:t>Monopod (one-</w:t>
      </w:r>
      <w:r w:rsidR="004E4DB9">
        <w:t>legged</w:t>
      </w:r>
      <w:r>
        <w:t xml:space="preserve"> tripod</w:t>
      </w:r>
      <w:r w:rsidR="004011B1">
        <w:t>)</w:t>
      </w:r>
    </w:p>
    <w:p w14:paraId="0A10D65A" w14:textId="23A86520" w:rsidR="004011B1" w:rsidRDefault="004011B1" w:rsidP="004011B1">
      <w:pPr>
        <w:pStyle w:val="ListParagraph"/>
        <w:numPr>
          <w:ilvl w:val="2"/>
          <w:numId w:val="1"/>
        </w:numPr>
      </w:pPr>
      <w:r>
        <w:t>AA batteries</w:t>
      </w:r>
    </w:p>
    <w:p w14:paraId="0E3C4AB5" w14:textId="48ECBF84" w:rsidR="000A0266" w:rsidRDefault="000A0266" w:rsidP="000A0266">
      <w:pPr>
        <w:pStyle w:val="Heading1"/>
      </w:pPr>
      <w:r>
        <w:t>Set-up</w:t>
      </w:r>
    </w:p>
    <w:p w14:paraId="30293DAC" w14:textId="77777777" w:rsidR="008962D6" w:rsidRDefault="008962D6" w:rsidP="000A0266">
      <w:pPr>
        <w:pStyle w:val="ListParagraph"/>
        <w:numPr>
          <w:ilvl w:val="0"/>
          <w:numId w:val="3"/>
        </w:numPr>
      </w:pPr>
      <w:r>
        <w:t>Choose plot:</w:t>
      </w:r>
    </w:p>
    <w:p w14:paraId="17A3DA7A" w14:textId="686FFF3C" w:rsidR="008962D6" w:rsidRDefault="008962D6" w:rsidP="008962D6">
      <w:pPr>
        <w:pStyle w:val="ListParagraph"/>
        <w:numPr>
          <w:ilvl w:val="1"/>
          <w:numId w:val="3"/>
        </w:numPr>
      </w:pPr>
      <w:r>
        <w:t xml:space="preserve">Choose 5 plots </w:t>
      </w:r>
      <w:r w:rsidR="005D00F8">
        <w:t>per unit</w:t>
      </w:r>
      <w:r>
        <w:t xml:space="preserve"> that are </w:t>
      </w:r>
      <w:r w:rsidR="001D02FD">
        <w:t xml:space="preserve">evenly </w:t>
      </w:r>
      <w:r>
        <w:t>spread through</w:t>
      </w:r>
      <w:r w:rsidR="001D02FD">
        <w:t>out</w:t>
      </w:r>
      <w:r>
        <w:t xml:space="preserve"> the </w:t>
      </w:r>
      <w:r w:rsidR="004E7D89">
        <w:t xml:space="preserve">treatment </w:t>
      </w:r>
      <w:r>
        <w:t>unit</w:t>
      </w:r>
      <w:r w:rsidR="00EA7A5D">
        <w:t xml:space="preserve"> (example of unit is Dunlap</w:t>
      </w:r>
      <w:r w:rsidR="00FA250C">
        <w:t xml:space="preserve"> M-NB).</w:t>
      </w:r>
    </w:p>
    <w:p w14:paraId="4F7BCE16" w14:textId="732AE090" w:rsidR="00447CEE" w:rsidRDefault="000A0266" w:rsidP="008962D6">
      <w:pPr>
        <w:pStyle w:val="ListParagraph"/>
        <w:numPr>
          <w:ilvl w:val="1"/>
          <w:numId w:val="3"/>
        </w:numPr>
      </w:pPr>
      <w:r>
        <w:t>Navigate to</w:t>
      </w:r>
      <w:r w:rsidR="00F0189E">
        <w:t xml:space="preserve"> center of</w:t>
      </w:r>
      <w:r>
        <w:t xml:space="preserve"> fuzzy purple</w:t>
      </w:r>
      <w:r w:rsidR="00F0189E">
        <w:t xml:space="preserve"> circle</w:t>
      </w:r>
      <w:r>
        <w:t xml:space="preserve"> </w:t>
      </w:r>
      <w:r w:rsidR="00F0189E">
        <w:t>(</w:t>
      </w:r>
      <w:r>
        <w:t>plot center</w:t>
      </w:r>
      <w:r w:rsidR="00F0189E">
        <w:t>)</w:t>
      </w:r>
      <w:r>
        <w:t xml:space="preserve"> on Avensa map.</w:t>
      </w:r>
    </w:p>
    <w:p w14:paraId="344A14B9" w14:textId="45115CCE" w:rsidR="008962D6" w:rsidRDefault="000A0266" w:rsidP="008962D6">
      <w:pPr>
        <w:pStyle w:val="ListParagraph"/>
        <w:numPr>
          <w:ilvl w:val="1"/>
          <w:numId w:val="3"/>
        </w:numPr>
      </w:pPr>
      <w:r>
        <w:t xml:space="preserve">Reject site if </w:t>
      </w:r>
      <w:r w:rsidR="008962D6" w:rsidRPr="000C49CD">
        <w:rPr>
          <w:strike/>
        </w:rPr>
        <w:t>about</w:t>
      </w:r>
      <w:r w:rsidR="008962D6">
        <w:t xml:space="preserve"> 50% or more of it is skid trail (</w:t>
      </w:r>
      <w:del w:id="1" w:author="Judson Fisher" w:date="2022-09-14T16:18:00Z">
        <w:r w:rsidR="008962D6" w:rsidDel="000C49CD">
          <w:delText>not enough trees</w:delText>
        </w:r>
      </w:del>
      <w:ins w:id="2" w:author="Judson Fisher" w:date="2022-09-14T16:18:00Z">
        <w:r w:rsidR="000C49CD">
          <w:t>aim for at least 10 trees</w:t>
        </w:r>
      </w:ins>
      <w:r w:rsidR="008962D6">
        <w:t>).</w:t>
      </w:r>
    </w:p>
    <w:p w14:paraId="37D6A6B0" w14:textId="084CB19B" w:rsidR="008962D6" w:rsidRDefault="008962D6" w:rsidP="008962D6">
      <w:pPr>
        <w:pStyle w:val="ListParagraph"/>
        <w:numPr>
          <w:ilvl w:val="1"/>
          <w:numId w:val="3"/>
        </w:numPr>
      </w:pPr>
      <w:r>
        <w:t xml:space="preserve">If plot is rejected, note on paper map why plot was </w:t>
      </w:r>
      <w:r w:rsidR="00E771B5">
        <w:t>rejected</w:t>
      </w:r>
      <w:r>
        <w:t>.</w:t>
      </w:r>
    </w:p>
    <w:p w14:paraId="029D6E7E" w14:textId="07F6A97A" w:rsidR="008962D6" w:rsidRDefault="008962D6" w:rsidP="008962D6">
      <w:pPr>
        <w:pStyle w:val="ListParagraph"/>
        <w:numPr>
          <w:ilvl w:val="0"/>
          <w:numId w:val="3"/>
        </w:numPr>
      </w:pPr>
      <w:r>
        <w:t>Set up plot:</w:t>
      </w:r>
    </w:p>
    <w:p w14:paraId="359F1A0A" w14:textId="6ECE3E4B" w:rsidR="008962D6" w:rsidRDefault="008962D6" w:rsidP="008962D6">
      <w:pPr>
        <w:pStyle w:val="ListParagraph"/>
        <w:numPr>
          <w:ilvl w:val="1"/>
          <w:numId w:val="3"/>
        </w:numPr>
      </w:pPr>
      <w:r>
        <w:t>Use short rebar if the unit has a mastication prescription.</w:t>
      </w:r>
      <w:r w:rsidR="002743B5">
        <w:t xml:space="preserve"> Otherwise use long.</w:t>
      </w:r>
    </w:p>
    <w:p w14:paraId="7376A30A" w14:textId="0A88BF0A" w:rsidR="008962D6" w:rsidRDefault="008962D6" w:rsidP="008962D6">
      <w:pPr>
        <w:pStyle w:val="ListParagraph"/>
        <w:numPr>
          <w:ilvl w:val="1"/>
          <w:numId w:val="3"/>
        </w:numPr>
      </w:pPr>
      <w:r>
        <w:t>Drive rebar into ground at plot center</w:t>
      </w:r>
      <w:r w:rsidR="002743B5">
        <w:t xml:space="preserve"> (flush with ground if in mastication unit)</w:t>
      </w:r>
      <w:r>
        <w:t xml:space="preserve">.  </w:t>
      </w:r>
    </w:p>
    <w:p w14:paraId="1D6FEFC3" w14:textId="500E38D7" w:rsidR="008962D6" w:rsidRDefault="008962D6" w:rsidP="008962D6">
      <w:pPr>
        <w:pStyle w:val="ListParagraph"/>
        <w:numPr>
          <w:ilvl w:val="1"/>
          <w:numId w:val="3"/>
        </w:numPr>
      </w:pPr>
      <w:r>
        <w:t xml:space="preserve">Place PVC pole over rebar and </w:t>
      </w:r>
      <w:r w:rsidR="00BA5BB0">
        <w:t>hammer it into place</w:t>
      </w:r>
      <w:r>
        <w:t>.</w:t>
      </w:r>
    </w:p>
    <w:p w14:paraId="79FE0395" w14:textId="4076AF97" w:rsidR="008962D6" w:rsidRDefault="005D00F8" w:rsidP="008962D6">
      <w:pPr>
        <w:pStyle w:val="ListParagraph"/>
        <w:numPr>
          <w:ilvl w:val="1"/>
          <w:numId w:val="3"/>
        </w:numPr>
      </w:pPr>
      <w:r>
        <w:t>Put bent pin flag in top of PVC pole</w:t>
      </w:r>
      <w:r w:rsidR="00A1053F">
        <w:t xml:space="preserve"> (remove it temporarily when using compass</w:t>
      </w:r>
      <w:r w:rsidR="00330F13">
        <w:t xml:space="preserve"> to set up transects</w:t>
      </w:r>
      <w:r w:rsidR="00A1053F">
        <w:t>)</w:t>
      </w:r>
      <w:r>
        <w:t>.</w:t>
      </w:r>
    </w:p>
    <w:p w14:paraId="5CBC4239" w14:textId="2F697192" w:rsidR="005D00F8" w:rsidRDefault="005D00F8" w:rsidP="008962D6">
      <w:pPr>
        <w:pStyle w:val="ListParagraph"/>
        <w:numPr>
          <w:ilvl w:val="1"/>
          <w:numId w:val="3"/>
        </w:numPr>
      </w:pPr>
      <w:r>
        <w:t>Place chaining pin into ground next to PVC pole.</w:t>
      </w:r>
    </w:p>
    <w:p w14:paraId="7B36AA81" w14:textId="1FC1C231" w:rsidR="005D00F8" w:rsidRDefault="005D00F8" w:rsidP="008962D6">
      <w:pPr>
        <w:pStyle w:val="ListParagraph"/>
        <w:numPr>
          <w:ilvl w:val="1"/>
          <w:numId w:val="3"/>
        </w:numPr>
      </w:pPr>
      <w:r>
        <w:t xml:space="preserve">Use compass to set up </w:t>
      </w:r>
      <w:r w:rsidR="00022CDE">
        <w:t xml:space="preserve">three </w:t>
      </w:r>
      <w:r w:rsidR="00FA250C">
        <w:t xml:space="preserve">transects with </w:t>
      </w:r>
      <w:r>
        <w:t xml:space="preserve">cloth tapes </w:t>
      </w:r>
      <w:r w:rsidRPr="00FB5F88">
        <w:t xml:space="preserve">at </w:t>
      </w:r>
      <w:r w:rsidR="00022CDE" w:rsidRPr="00FB5F88">
        <w:rPr>
          <w:rFonts w:cstheme="minorHAnsi" w:hint="cs"/>
          <w:u w:val="single"/>
          <w:rtl/>
        </w:rPr>
        <w:t>0</w:t>
      </w:r>
      <w:r w:rsidR="00022CDE" w:rsidRPr="00FB5F88">
        <w:rPr>
          <w:rFonts w:cstheme="minorHAnsi"/>
          <w:u w:val="single"/>
        </w:rPr>
        <w:t>°</w:t>
      </w:r>
      <w:r w:rsidRPr="00FB5F88">
        <w:rPr>
          <w:u w:val="single"/>
        </w:rPr>
        <w:t>, 120</w:t>
      </w:r>
      <w:r w:rsidR="00022CDE" w:rsidRPr="00FB5F88">
        <w:rPr>
          <w:rFonts w:cstheme="minorHAnsi"/>
          <w:u w:val="single"/>
        </w:rPr>
        <w:t>°</w:t>
      </w:r>
      <w:r w:rsidRPr="00FB5F88">
        <w:rPr>
          <w:u w:val="single"/>
        </w:rPr>
        <w:t>, and 240</w:t>
      </w:r>
      <w:r w:rsidR="00022CDE" w:rsidRPr="00FB5F88">
        <w:rPr>
          <w:rFonts w:cstheme="minorHAnsi"/>
          <w:u w:val="single"/>
        </w:rPr>
        <w:t>°</w:t>
      </w:r>
      <w:r>
        <w:t xml:space="preserve"> angles</w:t>
      </w:r>
      <w:r w:rsidR="00FA250C">
        <w:t xml:space="preserve"> from plot center</w:t>
      </w:r>
      <w:r>
        <w:t xml:space="preserve"> (aim for within 2</w:t>
      </w:r>
      <w:r w:rsidR="00022CDE">
        <w:rPr>
          <w:rFonts w:cstheme="minorHAnsi"/>
        </w:rPr>
        <w:t>°</w:t>
      </w:r>
      <w:r>
        <w:t xml:space="preserve"> accuracy)</w:t>
      </w:r>
      <w:r w:rsidR="00FA250C">
        <w:t>.  Stretch cloth tapes to</w:t>
      </w:r>
      <w:r w:rsidR="00022CDE">
        <w:t xml:space="preserve"> 11 meters long</w:t>
      </w:r>
      <w:r w:rsidR="00BA4C15">
        <w:t xml:space="preserve"> or more</w:t>
      </w:r>
      <w:r w:rsidR="00022CDE">
        <w:t>.  Fix in place with chaining pins.</w:t>
      </w:r>
    </w:p>
    <w:p w14:paraId="2D716F2A" w14:textId="6261CACA" w:rsidR="005D00F8" w:rsidRDefault="00FA250C" w:rsidP="008962D6">
      <w:pPr>
        <w:pStyle w:val="ListParagraph"/>
        <w:numPr>
          <w:ilvl w:val="1"/>
          <w:numId w:val="3"/>
        </w:numPr>
      </w:pPr>
      <w:r>
        <w:t>Transects</w:t>
      </w:r>
      <w:r w:rsidR="00E72D52">
        <w:t xml:space="preserve"> can go over low </w:t>
      </w:r>
      <w:r w:rsidR="0010354B">
        <w:t>stumps but</w:t>
      </w:r>
      <w:r w:rsidR="00E72D52">
        <w:t xml:space="preserve"> must be </w:t>
      </w:r>
      <w:r w:rsidR="00E72D52" w:rsidRPr="00FB5F88">
        <w:t>offset</w:t>
      </w:r>
      <w:r w:rsidR="00E72D52">
        <w:t xml:space="preserve"> if tree is in the transect.  Note the </w:t>
      </w:r>
      <w:r w:rsidR="00E72D52" w:rsidRPr="00FB5F88">
        <w:rPr>
          <w:b/>
          <w:bCs/>
        </w:rPr>
        <w:t>azimuth</w:t>
      </w:r>
      <w:r>
        <w:t xml:space="preserve"> </w:t>
      </w:r>
      <w:r w:rsidR="00E72D52">
        <w:t>used</w:t>
      </w:r>
      <w:r w:rsidR="00206065">
        <w:t xml:space="preserve"> for the transect</w:t>
      </w:r>
      <w:r w:rsidR="00E72D52">
        <w:t xml:space="preserve"> </w:t>
      </w:r>
      <w:r>
        <w:t xml:space="preserve">on </w:t>
      </w:r>
      <w:r w:rsidR="00206065">
        <w:t>“</w:t>
      </w:r>
      <w:r>
        <w:t>Fuel</w:t>
      </w:r>
      <w:r w:rsidR="00206065">
        <w:t>s”</w:t>
      </w:r>
      <w:r>
        <w:t xml:space="preserve"> datasheet </w:t>
      </w:r>
      <w:r w:rsidR="00E72D52">
        <w:t xml:space="preserve">when </w:t>
      </w:r>
      <w:r w:rsidR="00E72D52" w:rsidRPr="00FB5F88">
        <w:t>offset</w:t>
      </w:r>
      <w:r w:rsidR="00E72D52">
        <w:t xml:space="preserve"> is necessary.</w:t>
      </w:r>
    </w:p>
    <w:p w14:paraId="56BB57DF" w14:textId="4A4E46F6" w:rsidR="00ED047F" w:rsidRDefault="00ED047F" w:rsidP="008962D6">
      <w:pPr>
        <w:pStyle w:val="ListParagraph"/>
        <w:numPr>
          <w:ilvl w:val="1"/>
          <w:numId w:val="3"/>
        </w:numPr>
      </w:pPr>
      <w:r>
        <w:t xml:space="preserve">Record </w:t>
      </w:r>
      <w:r w:rsidRPr="00FB5F88">
        <w:rPr>
          <w:b/>
          <w:bCs/>
        </w:rPr>
        <w:t>percent slope</w:t>
      </w:r>
      <w:r>
        <w:t xml:space="preserve"> for each transect line.</w:t>
      </w:r>
    </w:p>
    <w:p w14:paraId="17BF4502" w14:textId="51713BFE" w:rsidR="002743B5" w:rsidRDefault="002743B5" w:rsidP="002743B5">
      <w:pPr>
        <w:pStyle w:val="Heading1"/>
      </w:pPr>
      <w:r>
        <w:t>Data Collection</w:t>
      </w:r>
    </w:p>
    <w:p w14:paraId="3C6125BB" w14:textId="6AB06026" w:rsidR="00E72D52" w:rsidRDefault="002743B5" w:rsidP="002743B5">
      <w:pPr>
        <w:pStyle w:val="ListParagraph"/>
        <w:numPr>
          <w:ilvl w:val="0"/>
          <w:numId w:val="4"/>
        </w:numPr>
      </w:pPr>
      <w:r w:rsidRPr="00FE6D0A">
        <w:rPr>
          <w:sz w:val="28"/>
          <w:szCs w:val="28"/>
        </w:rPr>
        <w:t>Fuels Data</w:t>
      </w:r>
    </w:p>
    <w:p w14:paraId="106C5CD3" w14:textId="4E2953B4" w:rsidR="002743B5" w:rsidRDefault="00EB1B44" w:rsidP="002743B5">
      <w:pPr>
        <w:pStyle w:val="ListParagraph"/>
        <w:numPr>
          <w:ilvl w:val="1"/>
          <w:numId w:val="4"/>
        </w:numPr>
      </w:pPr>
      <w:r>
        <w:t xml:space="preserve">On </w:t>
      </w:r>
      <w:r w:rsidR="00DE3491">
        <w:t xml:space="preserve">the </w:t>
      </w:r>
      <w:r>
        <w:t>Fuels datasheet, w</w:t>
      </w:r>
      <w:r w:rsidR="00A969AC">
        <w:t xml:space="preserve">rite </w:t>
      </w:r>
      <w:r w:rsidR="00A969AC" w:rsidRPr="00F516C1">
        <w:rPr>
          <w:b/>
          <w:bCs/>
        </w:rPr>
        <w:t>Site name</w:t>
      </w:r>
      <w:r w:rsidR="00A969AC">
        <w:t xml:space="preserve">, </w:t>
      </w:r>
      <w:r w:rsidR="00FD52B5">
        <w:rPr>
          <w:b/>
          <w:bCs/>
        </w:rPr>
        <w:t>Treatment</w:t>
      </w:r>
      <w:r w:rsidR="00A969AC">
        <w:t xml:space="preserve"> (NP-NB, NP-B, M-NB, M-B, LS-NB, LS-B)</w:t>
      </w:r>
      <w:r w:rsidR="00B66852">
        <w:t xml:space="preserve">, </w:t>
      </w:r>
      <w:r w:rsidR="00B66852" w:rsidRPr="00F516C1">
        <w:rPr>
          <w:b/>
          <w:bCs/>
        </w:rPr>
        <w:t>Plot</w:t>
      </w:r>
      <w:r w:rsidR="00B66852">
        <w:t xml:space="preserve"> </w:t>
      </w:r>
      <w:r w:rsidR="00B66852" w:rsidRPr="00F516C1">
        <w:rPr>
          <w:b/>
          <w:bCs/>
        </w:rPr>
        <w:t>#,</w:t>
      </w:r>
      <w:r w:rsidR="00B66852">
        <w:t xml:space="preserve"> </w:t>
      </w:r>
      <w:r w:rsidR="00B66852" w:rsidRPr="00F516C1">
        <w:rPr>
          <w:b/>
          <w:bCs/>
        </w:rPr>
        <w:t>Date</w:t>
      </w:r>
      <w:r w:rsidR="00B66852">
        <w:t xml:space="preserve">, and </w:t>
      </w:r>
      <w:r w:rsidR="00B66852" w:rsidRPr="00F516C1">
        <w:rPr>
          <w:b/>
          <w:bCs/>
        </w:rPr>
        <w:t xml:space="preserve">Crew </w:t>
      </w:r>
      <w:r w:rsidR="00F516C1" w:rsidRPr="00F516C1">
        <w:rPr>
          <w:b/>
          <w:bCs/>
        </w:rPr>
        <w:t>member</w:t>
      </w:r>
      <w:r w:rsidR="00F516C1">
        <w:t xml:space="preserve"> next to the task they are doing.</w:t>
      </w:r>
    </w:p>
    <w:p w14:paraId="37E74D40" w14:textId="7929531C" w:rsidR="004E06A0" w:rsidRDefault="00EB1B44" w:rsidP="004E06A0">
      <w:pPr>
        <w:pStyle w:val="ListParagraph"/>
        <w:numPr>
          <w:ilvl w:val="1"/>
          <w:numId w:val="4"/>
        </w:numPr>
      </w:pPr>
      <w:r>
        <w:t>1</w:t>
      </w:r>
      <w:r w:rsidR="004E06A0">
        <w:t xml:space="preserve"> </w:t>
      </w:r>
      <w:r>
        <w:t>sq</w:t>
      </w:r>
      <w:r w:rsidR="004E06A0">
        <w:t xml:space="preserve">uare </w:t>
      </w:r>
      <w:r>
        <w:t>meter cylinders, 2 meters in height</w:t>
      </w:r>
      <w:r w:rsidR="004E06A0">
        <w:t>,</w:t>
      </w:r>
      <w:r>
        <w:t xml:space="preserve"> will be</w:t>
      </w:r>
      <w:r w:rsidR="004E06A0">
        <w:t xml:space="preserve"> used</w:t>
      </w:r>
      <w:r w:rsidR="00BA4C15">
        <w:t xml:space="preserve"> with center points</w:t>
      </w:r>
      <w:r>
        <w:t xml:space="preserve"> at the </w:t>
      </w:r>
      <w:r w:rsidR="00E771B5">
        <w:t>10-meter</w:t>
      </w:r>
      <w:r>
        <w:t xml:space="preserve"> mark and </w:t>
      </w:r>
      <w:r w:rsidR="00E771B5">
        <w:t>5-meter</w:t>
      </w:r>
      <w:r>
        <w:t xml:space="preserve"> mark on each transect tape.  Write in </w:t>
      </w:r>
      <w:r w:rsidRPr="00EB1B44">
        <w:rPr>
          <w:b/>
          <w:bCs/>
        </w:rPr>
        <w:t>10m</w:t>
      </w:r>
      <w:r>
        <w:t xml:space="preserve"> and </w:t>
      </w:r>
      <w:r w:rsidRPr="00EB1B44">
        <w:rPr>
          <w:b/>
          <w:bCs/>
        </w:rPr>
        <w:t>5m</w:t>
      </w:r>
      <w:r>
        <w:t xml:space="preserve"> </w:t>
      </w:r>
      <w:r w:rsidR="00F53A2D">
        <w:t xml:space="preserve">for “meter </w:t>
      </w:r>
      <w:r w:rsidR="00F53A2D">
        <w:lastRenderedPageBreak/>
        <w:t xml:space="preserve">mark” </w:t>
      </w:r>
      <w:r>
        <w:t xml:space="preserve">on datasheet.  </w:t>
      </w:r>
      <w:r w:rsidR="004E06A0">
        <w:t>Add a line down % Litter column and add a “FBD” (Fuel Bed Depth in cm) column.</w:t>
      </w:r>
    </w:p>
    <w:p w14:paraId="34098358" w14:textId="308C80C9" w:rsidR="00EB1B44" w:rsidRDefault="00EB1B44" w:rsidP="002743B5">
      <w:pPr>
        <w:pStyle w:val="ListParagraph"/>
        <w:numPr>
          <w:ilvl w:val="1"/>
          <w:numId w:val="4"/>
        </w:numPr>
      </w:pPr>
      <w:r>
        <w:t xml:space="preserve">For each of these </w:t>
      </w:r>
      <w:r w:rsidR="004E06A0">
        <w:t xml:space="preserve">(visualized) </w:t>
      </w:r>
      <w:r w:rsidR="00ED047F">
        <w:t>cylinders:</w:t>
      </w:r>
    </w:p>
    <w:p w14:paraId="2327BE52" w14:textId="59BB42A2" w:rsidR="00EB1B44" w:rsidRDefault="007F5437" w:rsidP="00EB1B44">
      <w:pPr>
        <w:pStyle w:val="ListParagraph"/>
        <w:numPr>
          <w:ilvl w:val="2"/>
          <w:numId w:val="4"/>
        </w:numPr>
      </w:pPr>
      <w:r>
        <w:t xml:space="preserve">Measure </w:t>
      </w:r>
      <w:r w:rsidR="003A5F76" w:rsidRPr="0010222B">
        <w:rPr>
          <w:b/>
          <w:bCs/>
        </w:rPr>
        <w:t>Duff+Litter height</w:t>
      </w:r>
      <w:r w:rsidR="003A5F76">
        <w:t xml:space="preserve"> in cm</w:t>
      </w:r>
      <w:r w:rsidR="00E63FB3">
        <w:t xml:space="preserve"> </w:t>
      </w:r>
      <w:r w:rsidR="00FA250C">
        <w:t xml:space="preserve">using metal ruler </w:t>
      </w:r>
      <w:r w:rsidR="00E63FB3">
        <w:t>– choose a</w:t>
      </w:r>
      <w:r w:rsidR="00FA250C">
        <w:t>n</w:t>
      </w:r>
      <w:r w:rsidR="00E63FB3">
        <w:t xml:space="preserve"> average spot within the 2m</w:t>
      </w:r>
      <w:r w:rsidR="00CB79DE">
        <w:t xml:space="preserve"> diameter cylinder</w:t>
      </w:r>
      <w:r w:rsidR="00257BA5">
        <w:t xml:space="preserve"> to take measurement</w:t>
      </w:r>
    </w:p>
    <w:p w14:paraId="7FF82D6B" w14:textId="1A73E047" w:rsidR="00CC489C" w:rsidRDefault="00CC489C" w:rsidP="00CC489C">
      <w:pPr>
        <w:pStyle w:val="ListParagraph"/>
        <w:numPr>
          <w:ilvl w:val="3"/>
          <w:numId w:val="4"/>
        </w:numPr>
      </w:pPr>
      <w:r>
        <w:t xml:space="preserve">Note: </w:t>
      </w:r>
      <w:commentRangeStart w:id="3"/>
      <w:r w:rsidRPr="00BA4C15">
        <w:rPr>
          <w:highlight w:val="yellow"/>
        </w:rPr>
        <w:t>moss is litter</w:t>
      </w:r>
      <w:commentRangeEnd w:id="3"/>
      <w:r w:rsidR="00A47A1E">
        <w:rPr>
          <w:rStyle w:val="CommentReference"/>
        </w:rPr>
        <w:commentReference w:id="3"/>
      </w:r>
    </w:p>
    <w:p w14:paraId="066A3905" w14:textId="38464646" w:rsidR="00E63FB3" w:rsidRDefault="00257BA5" w:rsidP="00E63FB3">
      <w:pPr>
        <w:pStyle w:val="ListParagraph"/>
        <w:numPr>
          <w:ilvl w:val="2"/>
          <w:numId w:val="4"/>
        </w:numPr>
      </w:pPr>
      <w:r>
        <w:t xml:space="preserve">Estimate </w:t>
      </w:r>
      <w:r w:rsidR="003A5F76" w:rsidRPr="0010222B">
        <w:rPr>
          <w:b/>
          <w:bCs/>
        </w:rPr>
        <w:t>% Litter</w:t>
      </w:r>
      <w:r w:rsidR="00CB79DE">
        <w:t xml:space="preserve"> from the Duff+Litter height</w:t>
      </w:r>
    </w:p>
    <w:p w14:paraId="7B02B90D" w14:textId="77C10216" w:rsidR="00257BA5" w:rsidRDefault="00257BA5" w:rsidP="00A2508A">
      <w:pPr>
        <w:pStyle w:val="ListParagraph"/>
        <w:numPr>
          <w:ilvl w:val="3"/>
          <w:numId w:val="4"/>
        </w:numPr>
      </w:pPr>
      <w:r>
        <w:t>Note: Duff is decomposing, darker material</w:t>
      </w:r>
    </w:p>
    <w:p w14:paraId="24880F72" w14:textId="7353409D" w:rsidR="00CB79DE" w:rsidRDefault="007F5437" w:rsidP="00E63FB3">
      <w:pPr>
        <w:pStyle w:val="ListParagraph"/>
        <w:numPr>
          <w:ilvl w:val="2"/>
          <w:numId w:val="4"/>
        </w:numPr>
      </w:pPr>
      <w:r>
        <w:t xml:space="preserve">Estimate </w:t>
      </w:r>
      <w:r w:rsidR="00E63FB3" w:rsidRPr="0010222B">
        <w:rPr>
          <w:b/>
          <w:bCs/>
        </w:rPr>
        <w:t>FBD</w:t>
      </w:r>
      <w:r w:rsidR="00E63FB3">
        <w:t xml:space="preserve"> </w:t>
      </w:r>
      <w:r w:rsidR="00CB79DE">
        <w:t>–</w:t>
      </w:r>
      <w:r>
        <w:t xml:space="preserve"> </w:t>
      </w:r>
      <w:r w:rsidR="00CB79DE">
        <w:t xml:space="preserve">an average Fuel Bed Depth of the cylinder.  </w:t>
      </w:r>
    </w:p>
    <w:p w14:paraId="0CDEE84D" w14:textId="25F9DD5B" w:rsidR="00CB79DE" w:rsidRDefault="00E771B5" w:rsidP="00CB79DE">
      <w:pPr>
        <w:pStyle w:val="ListParagraph"/>
        <w:numPr>
          <w:ilvl w:val="3"/>
          <w:numId w:val="4"/>
        </w:numPr>
      </w:pPr>
      <w:r>
        <w:t>Do not</w:t>
      </w:r>
      <w:r w:rsidR="00CB79DE">
        <w:t xml:space="preserve"> forget the cylinder extends 2 meters in height. </w:t>
      </w:r>
    </w:p>
    <w:p w14:paraId="36E34F03" w14:textId="150E00D0" w:rsidR="00CB79DE" w:rsidRPr="00182226" w:rsidRDefault="00CB79DE" w:rsidP="00CB79DE">
      <w:pPr>
        <w:pStyle w:val="ListParagraph"/>
        <w:numPr>
          <w:ilvl w:val="3"/>
          <w:numId w:val="4"/>
        </w:numPr>
        <w:rPr>
          <w:highlight w:val="yellow"/>
        </w:rPr>
      </w:pPr>
      <w:r w:rsidRPr="00182226">
        <w:rPr>
          <w:highlight w:val="yellow"/>
        </w:rPr>
        <w:t>Fuels that count for FBD are:  Dead woody fine and coarse fuels</w:t>
      </w:r>
      <w:r w:rsidR="00600A1A">
        <w:rPr>
          <w:highlight w:val="yellow"/>
        </w:rPr>
        <w:t>.  Fine woody (up to 100 hr fuels) count if</w:t>
      </w:r>
      <w:r w:rsidR="00280A69">
        <w:rPr>
          <w:highlight w:val="yellow"/>
        </w:rPr>
        <w:t xml:space="preserve"> they are</w:t>
      </w:r>
      <w:r w:rsidR="00600A1A">
        <w:rPr>
          <w:highlight w:val="yellow"/>
        </w:rPr>
        <w:t xml:space="preserve"> standing dead</w:t>
      </w:r>
      <w:r w:rsidRPr="00182226">
        <w:rPr>
          <w:highlight w:val="yellow"/>
        </w:rPr>
        <w:t xml:space="preserve"> </w:t>
      </w:r>
    </w:p>
    <w:p w14:paraId="25822370" w14:textId="3F71C88A" w:rsidR="00CB79DE" w:rsidRPr="00182226" w:rsidRDefault="00CB79DE" w:rsidP="00CB79DE">
      <w:pPr>
        <w:pStyle w:val="ListParagraph"/>
        <w:numPr>
          <w:ilvl w:val="3"/>
          <w:numId w:val="4"/>
        </w:numPr>
        <w:rPr>
          <w:highlight w:val="yellow"/>
        </w:rPr>
      </w:pPr>
      <w:r w:rsidRPr="00182226">
        <w:rPr>
          <w:highlight w:val="yellow"/>
        </w:rPr>
        <w:t>Fuels that do NOT count for FBD are:</w:t>
      </w:r>
    </w:p>
    <w:p w14:paraId="0B273A9D" w14:textId="1C00A50C" w:rsidR="00CB79DE" w:rsidRPr="00600A1A" w:rsidRDefault="00DA70CC" w:rsidP="00CB79DE">
      <w:pPr>
        <w:pStyle w:val="ListParagraph"/>
        <w:numPr>
          <w:ilvl w:val="4"/>
          <w:numId w:val="4"/>
        </w:numPr>
        <w:rPr>
          <w:highlight w:val="yellow"/>
        </w:rPr>
      </w:pPr>
      <w:r w:rsidRPr="00182226">
        <w:rPr>
          <w:highlight w:val="yellow"/>
        </w:rPr>
        <w:t xml:space="preserve">Coarse (1000 hr) </w:t>
      </w:r>
      <w:r w:rsidR="00471AF4">
        <w:rPr>
          <w:highlight w:val="yellow"/>
        </w:rPr>
        <w:t>fuels</w:t>
      </w:r>
      <w:r w:rsidR="00CB79DE" w:rsidRPr="00182226">
        <w:rPr>
          <w:highlight w:val="yellow"/>
        </w:rPr>
        <w:t xml:space="preserve"> that are</w:t>
      </w:r>
      <w:r w:rsidR="00D12D32">
        <w:rPr>
          <w:highlight w:val="yellow"/>
        </w:rPr>
        <w:t xml:space="preserve"> at </w:t>
      </w:r>
      <w:r w:rsidR="00471AF4">
        <w:rPr>
          <w:highlight w:val="yellow"/>
        </w:rPr>
        <w:t xml:space="preserve">angled </w:t>
      </w:r>
      <w:r w:rsidR="00D12D32" w:rsidRPr="00600A1A">
        <w:rPr>
          <w:highlight w:val="yellow"/>
        </w:rPr>
        <w:t>45</w:t>
      </w:r>
      <w:r w:rsidR="00D12D32" w:rsidRPr="00600A1A">
        <w:rPr>
          <w:rFonts w:cstheme="minorHAnsi"/>
          <w:highlight w:val="yellow"/>
        </w:rPr>
        <w:t xml:space="preserve">° </w:t>
      </w:r>
      <w:r w:rsidR="00471AF4">
        <w:rPr>
          <w:rFonts w:cstheme="minorHAnsi"/>
          <w:highlight w:val="yellow"/>
        </w:rPr>
        <w:t>to</w:t>
      </w:r>
      <w:r w:rsidR="00D12D32" w:rsidRPr="00600A1A">
        <w:rPr>
          <w:rFonts w:cstheme="minorHAnsi"/>
          <w:highlight w:val="yellow"/>
        </w:rPr>
        <w:t xml:space="preserve"> upright</w:t>
      </w:r>
      <w:r w:rsidR="00471AF4">
        <w:rPr>
          <w:rFonts w:cstheme="minorHAnsi"/>
          <w:highlight w:val="yellow"/>
        </w:rPr>
        <w:t xml:space="preserve"> (often stumps)</w:t>
      </w:r>
      <w:r w:rsidR="005F78C6">
        <w:rPr>
          <w:rFonts w:cstheme="minorHAnsi"/>
          <w:highlight w:val="yellow"/>
        </w:rPr>
        <w:t>,</w:t>
      </w:r>
    </w:p>
    <w:p w14:paraId="1AC8FC11" w14:textId="3F1EB3CC" w:rsidR="00CB79DE" w:rsidRPr="00182226" w:rsidRDefault="00CB79DE" w:rsidP="00CB79DE">
      <w:pPr>
        <w:pStyle w:val="ListParagraph"/>
        <w:numPr>
          <w:ilvl w:val="4"/>
          <w:numId w:val="4"/>
        </w:numPr>
        <w:rPr>
          <w:highlight w:val="yellow"/>
        </w:rPr>
      </w:pPr>
      <w:del w:id="4" w:author="Judson Fisher" w:date="2022-09-14T16:21:00Z">
        <w:r w:rsidRPr="00182226" w:rsidDel="00A47A1E">
          <w:rPr>
            <w:highlight w:val="yellow"/>
          </w:rPr>
          <w:delText>Logs that are buried more than 50% (pith is in soil)</w:delText>
        </w:r>
        <w:r w:rsidR="005F78C6" w:rsidDel="00A47A1E">
          <w:rPr>
            <w:highlight w:val="yellow"/>
          </w:rPr>
          <w:delText>,</w:delText>
        </w:r>
      </w:del>
    </w:p>
    <w:p w14:paraId="6675B39C" w14:textId="2907C31F" w:rsidR="00DA70CC" w:rsidRPr="00182226" w:rsidRDefault="00DA70CC" w:rsidP="00CB79DE">
      <w:pPr>
        <w:pStyle w:val="ListParagraph"/>
        <w:numPr>
          <w:ilvl w:val="4"/>
          <w:numId w:val="4"/>
        </w:numPr>
        <w:rPr>
          <w:highlight w:val="yellow"/>
        </w:rPr>
      </w:pPr>
      <w:r w:rsidRPr="00182226">
        <w:rPr>
          <w:highlight w:val="yellow"/>
        </w:rPr>
        <w:t>Dead attached to live fuel</w:t>
      </w:r>
      <w:r w:rsidR="005F78C6">
        <w:rPr>
          <w:highlight w:val="yellow"/>
        </w:rPr>
        <w:t>,</w:t>
      </w:r>
    </w:p>
    <w:p w14:paraId="3BEFC8CC" w14:textId="29D5411F" w:rsidR="00DA70CC" w:rsidRPr="00182226" w:rsidRDefault="00DA70CC" w:rsidP="00CB79DE">
      <w:pPr>
        <w:pStyle w:val="ListParagraph"/>
        <w:numPr>
          <w:ilvl w:val="4"/>
          <w:numId w:val="4"/>
        </w:numPr>
        <w:rPr>
          <w:highlight w:val="yellow"/>
        </w:rPr>
      </w:pPr>
      <w:r w:rsidRPr="00182226">
        <w:rPr>
          <w:highlight w:val="yellow"/>
        </w:rPr>
        <w:t>Duff (though litter counts toward FBD)</w:t>
      </w:r>
      <w:r w:rsidR="005F78C6">
        <w:rPr>
          <w:highlight w:val="yellow"/>
        </w:rPr>
        <w:t>,</w:t>
      </w:r>
    </w:p>
    <w:p w14:paraId="501DBB17" w14:textId="574F9443" w:rsidR="00DA70CC" w:rsidRPr="00F264A9" w:rsidRDefault="00DA70CC" w:rsidP="00CB79DE">
      <w:pPr>
        <w:pStyle w:val="ListParagraph"/>
        <w:numPr>
          <w:ilvl w:val="4"/>
          <w:numId w:val="4"/>
        </w:numPr>
        <w:rPr>
          <w:highlight w:val="green"/>
        </w:rPr>
      </w:pPr>
      <w:r w:rsidRPr="00F264A9">
        <w:rPr>
          <w:highlight w:val="green"/>
        </w:rPr>
        <w:t>Bark and cones</w:t>
      </w:r>
    </w:p>
    <w:p w14:paraId="6EA46FD6" w14:textId="3B40E755" w:rsidR="003A5F76" w:rsidRDefault="007F5437" w:rsidP="00EB1B44">
      <w:pPr>
        <w:pStyle w:val="ListParagraph"/>
        <w:numPr>
          <w:ilvl w:val="2"/>
          <w:numId w:val="4"/>
        </w:numPr>
      </w:pPr>
      <w:r>
        <w:t xml:space="preserve">Estimate </w:t>
      </w:r>
      <w:r w:rsidR="003A5F76" w:rsidRPr="0010222B">
        <w:rPr>
          <w:b/>
          <w:bCs/>
        </w:rPr>
        <w:t>Live woody %</w:t>
      </w:r>
      <w:r w:rsidR="00B821CD">
        <w:t xml:space="preserve"> (0%, 0.5%, 1%, 3%, 10%, 20%, 30%, 40%, 50%, &amp; etc. by tens)</w:t>
      </w:r>
      <w:r w:rsidR="00182226">
        <w:t xml:space="preserve">.  </w:t>
      </w:r>
      <w:del w:id="5" w:author="Judson Fisher" w:date="2022-09-14T16:22:00Z">
        <w:r w:rsidR="00182226" w:rsidDel="00A47A1E">
          <w:delText>Most areas will have 0-</w:delText>
        </w:r>
        <w:commentRangeStart w:id="6"/>
        <w:r w:rsidR="00182226" w:rsidDel="00A47A1E">
          <w:delText>20</w:delText>
        </w:r>
      </w:del>
      <w:commentRangeEnd w:id="6"/>
      <w:r w:rsidR="00A47A1E">
        <w:rPr>
          <w:rStyle w:val="CommentReference"/>
        </w:rPr>
        <w:commentReference w:id="6"/>
      </w:r>
      <w:del w:id="7" w:author="Judson Fisher" w:date="2022-09-14T16:22:00Z">
        <w:r w:rsidR="00182226" w:rsidDel="00A47A1E">
          <w:delText>%.</w:delText>
        </w:r>
      </w:del>
    </w:p>
    <w:p w14:paraId="02F76DD3" w14:textId="683FF5FC" w:rsidR="003A5F76" w:rsidRDefault="007F5437" w:rsidP="00EB1B44">
      <w:pPr>
        <w:pStyle w:val="ListParagraph"/>
        <w:numPr>
          <w:ilvl w:val="2"/>
          <w:numId w:val="4"/>
        </w:numPr>
      </w:pPr>
      <w:r>
        <w:t xml:space="preserve">Estimate </w:t>
      </w:r>
      <w:r w:rsidR="003A5F76" w:rsidRPr="0010222B">
        <w:rPr>
          <w:b/>
          <w:bCs/>
        </w:rPr>
        <w:t>Dead woody %</w:t>
      </w:r>
      <w:r w:rsidR="003A5F76">
        <w:t xml:space="preserve"> (this is dead woody </w:t>
      </w:r>
      <w:del w:id="8" w:author="Judson Fisher" w:date="2022-09-14T16:22:00Z">
        <w:r w:rsidR="003A5F76" w:rsidDel="00A47A1E">
          <w:delText xml:space="preserve">debris </w:delText>
        </w:r>
      </w:del>
      <w:ins w:id="9" w:author="Judson Fisher" w:date="2022-09-14T16:22:00Z">
        <w:r w:rsidR="00A47A1E">
          <w:t>vegetation</w:t>
        </w:r>
        <w:r w:rsidR="00A47A1E">
          <w:t xml:space="preserve"> </w:t>
        </w:r>
      </w:ins>
      <w:r w:rsidR="003A5F76">
        <w:t>that is attached to live woody vegetation)</w:t>
      </w:r>
    </w:p>
    <w:p w14:paraId="6398B2F7" w14:textId="225457C1" w:rsidR="003A5F76" w:rsidRDefault="003A5F76" w:rsidP="0010222B">
      <w:pPr>
        <w:pStyle w:val="ListParagraph"/>
        <w:numPr>
          <w:ilvl w:val="3"/>
          <w:numId w:val="4"/>
        </w:numPr>
      </w:pPr>
      <w:r>
        <w:t xml:space="preserve">Refer to image for </w:t>
      </w:r>
      <w:r w:rsidR="00B821CD">
        <w:t>example</w:t>
      </w:r>
      <w:r w:rsidR="00A2508A">
        <w:t>s</w:t>
      </w:r>
      <w:r>
        <w:t>:</w:t>
      </w:r>
    </w:p>
    <w:p w14:paraId="19D2B0A7" w14:textId="2FCBF792" w:rsidR="007E564B" w:rsidRDefault="00972177" w:rsidP="007E564B">
      <w:pPr>
        <w:jc w:val="center"/>
      </w:pPr>
      <w:r>
        <w:rPr>
          <w:noProof/>
        </w:rPr>
        <w:drawing>
          <wp:inline distT="0" distB="0" distL="0" distR="0" wp14:anchorId="5472451E" wp14:editId="20F740C7">
            <wp:extent cx="2401808" cy="2049879"/>
            <wp:effectExtent l="19050" t="19050" r="1778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2323" cy="2058853"/>
                    </a:xfrm>
                    <a:prstGeom prst="rect">
                      <a:avLst/>
                    </a:prstGeom>
                    <a:noFill/>
                    <a:ln w="3175">
                      <a:solidFill>
                        <a:schemeClr val="tx1"/>
                      </a:solidFill>
                    </a:ln>
                  </pic:spPr>
                </pic:pic>
              </a:graphicData>
            </a:graphic>
          </wp:inline>
        </w:drawing>
      </w:r>
      <w:r w:rsidR="007E564B" w:rsidRPr="007E564B">
        <w:rPr>
          <w:noProof/>
        </w:rPr>
        <w:t xml:space="preserve"> </w:t>
      </w:r>
      <w:r>
        <w:rPr>
          <w:noProof/>
        </w:rPr>
        <w:drawing>
          <wp:inline distT="0" distB="0" distL="0" distR="0" wp14:anchorId="559AC552" wp14:editId="149BD1FB">
            <wp:extent cx="2523507" cy="2130961"/>
            <wp:effectExtent l="19050" t="19050" r="1016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809" cy="2152327"/>
                    </a:xfrm>
                    <a:prstGeom prst="rect">
                      <a:avLst/>
                    </a:prstGeom>
                    <a:noFill/>
                    <a:ln w="3175">
                      <a:solidFill>
                        <a:schemeClr val="tx1"/>
                      </a:solidFill>
                    </a:ln>
                  </pic:spPr>
                </pic:pic>
              </a:graphicData>
            </a:graphic>
          </wp:inline>
        </w:drawing>
      </w:r>
    </w:p>
    <w:p w14:paraId="009AA7DA" w14:textId="19320A16" w:rsidR="0010222B" w:rsidRDefault="003A5F76" w:rsidP="0010222B">
      <w:pPr>
        <w:pStyle w:val="ListParagraph"/>
        <w:numPr>
          <w:ilvl w:val="3"/>
          <w:numId w:val="4"/>
        </w:numPr>
      </w:pPr>
      <w:r>
        <w:t>Note that thick lines</w:t>
      </w:r>
      <w:r w:rsidR="00E578E5">
        <w:t xml:space="preserve"> in above examples</w:t>
      </w:r>
      <w:r>
        <w:t xml:space="preserve"> are 1” diameter stems and thin lines are ¼” diameter</w:t>
      </w:r>
      <w:r w:rsidR="0010222B">
        <w:t>.</w:t>
      </w:r>
    </w:p>
    <w:p w14:paraId="38CA85B4" w14:textId="66928168" w:rsidR="003A5F76" w:rsidRDefault="00D12D32" w:rsidP="0010222B">
      <w:pPr>
        <w:pStyle w:val="ListParagraph"/>
        <w:numPr>
          <w:ilvl w:val="3"/>
          <w:numId w:val="4"/>
        </w:numPr>
      </w:pPr>
      <w:r>
        <w:t xml:space="preserve">Be mindful of cylinder height.  </w:t>
      </w:r>
      <w:r w:rsidR="00290268">
        <w:t>Consider</w:t>
      </w:r>
      <w:r>
        <w:t xml:space="preserve"> woody material up to 2m</w:t>
      </w:r>
      <w:r w:rsidR="00290268">
        <w:t>.</w:t>
      </w:r>
    </w:p>
    <w:p w14:paraId="72AA657F" w14:textId="79FC679F" w:rsidR="00477F46" w:rsidRDefault="00477F46" w:rsidP="00477F46">
      <w:pPr>
        <w:pStyle w:val="ListParagraph"/>
        <w:numPr>
          <w:ilvl w:val="2"/>
          <w:numId w:val="4"/>
        </w:numPr>
      </w:pPr>
      <w:r>
        <w:t xml:space="preserve">Estimate average </w:t>
      </w:r>
      <w:r w:rsidRPr="00477F46">
        <w:rPr>
          <w:b/>
          <w:bCs/>
        </w:rPr>
        <w:t>Woody Height</w:t>
      </w:r>
      <w:r>
        <w:rPr>
          <w:b/>
          <w:bCs/>
        </w:rPr>
        <w:t xml:space="preserve"> </w:t>
      </w:r>
      <w:r w:rsidRPr="00477F46">
        <w:t xml:space="preserve">of </w:t>
      </w:r>
      <w:r w:rsidRPr="00477F46">
        <w:rPr>
          <w:highlight w:val="yellow"/>
        </w:rPr>
        <w:t>live and dead</w:t>
      </w:r>
      <w:r>
        <w:t xml:space="preserve">. </w:t>
      </w:r>
      <w:del w:id="10" w:author="Judson Fisher" w:date="2022-09-14T16:23:00Z">
        <w:r w:rsidDel="00A47A1E">
          <w:delText xml:space="preserve"> </w:delText>
        </w:r>
        <w:r w:rsidRPr="00477F46" w:rsidDel="00A47A1E">
          <w:rPr>
            <w:highlight w:val="yellow"/>
          </w:rPr>
          <w:delText>Litter counts</w:delText>
        </w:r>
        <w:r w:rsidDel="00A47A1E">
          <w:delText xml:space="preserve">, but not </w:delText>
        </w:r>
        <w:commentRangeStart w:id="11"/>
        <w:r w:rsidDel="00A47A1E">
          <w:delText>duff</w:delText>
        </w:r>
      </w:del>
      <w:commentRangeEnd w:id="11"/>
      <w:r w:rsidR="00A47A1E">
        <w:rPr>
          <w:rStyle w:val="CommentReference"/>
        </w:rPr>
        <w:commentReference w:id="11"/>
      </w:r>
      <w:del w:id="12" w:author="Judson Fisher" w:date="2022-09-14T16:23:00Z">
        <w:r w:rsidDel="00A47A1E">
          <w:delText>.</w:delText>
        </w:r>
      </w:del>
    </w:p>
    <w:p w14:paraId="2E7CD0F0" w14:textId="077AFDB5" w:rsidR="00DD7F99" w:rsidRDefault="00DD7F99" w:rsidP="00DD7F99">
      <w:pPr>
        <w:pStyle w:val="ListParagraph"/>
        <w:numPr>
          <w:ilvl w:val="3"/>
          <w:numId w:val="4"/>
        </w:numPr>
      </w:pPr>
      <w:r>
        <w:t xml:space="preserve">Imagine a cloth is draped on all </w:t>
      </w:r>
      <w:r w:rsidRPr="00DD7F99">
        <w:rPr>
          <w:shd w:val="clear" w:color="auto" w:fill="FFFF00"/>
        </w:rPr>
        <w:t>rooted fuels and litter</w:t>
      </w:r>
      <w:r>
        <w:t xml:space="preserve"> – what is the average height of the cloth?</w:t>
      </w:r>
    </w:p>
    <w:p w14:paraId="1D7B607B" w14:textId="6DC23D6B" w:rsidR="005F78C6" w:rsidRDefault="005F78C6" w:rsidP="005F78C6">
      <w:pPr>
        <w:pStyle w:val="ListParagraph"/>
        <w:numPr>
          <w:ilvl w:val="2"/>
          <w:numId w:val="4"/>
        </w:numPr>
      </w:pPr>
      <w:r>
        <w:t xml:space="preserve">Estimate </w:t>
      </w:r>
      <w:r w:rsidRPr="005F78C6">
        <w:rPr>
          <w:b/>
          <w:bCs/>
        </w:rPr>
        <w:t>Live and Dead Herbaceous % cover</w:t>
      </w:r>
      <w:ins w:id="13" w:author="Judson Fisher" w:date="2022-09-14T16:24:00Z">
        <w:r w:rsidR="00A47A1E">
          <w:rPr>
            <w:b/>
            <w:bCs/>
          </w:rPr>
          <w:t xml:space="preserve"> separately</w:t>
        </w:r>
      </w:ins>
      <w:r>
        <w:t>.</w:t>
      </w:r>
    </w:p>
    <w:p w14:paraId="156BB7CA" w14:textId="0A1CC77B" w:rsidR="005F78C6" w:rsidRDefault="005F78C6" w:rsidP="005F78C6">
      <w:pPr>
        <w:pStyle w:val="ListParagraph"/>
        <w:numPr>
          <w:ilvl w:val="3"/>
          <w:numId w:val="4"/>
        </w:numPr>
      </w:pPr>
      <w:r>
        <w:lastRenderedPageBreak/>
        <w:t xml:space="preserve">Herbaceous: </w:t>
      </w:r>
      <w:commentRangeStart w:id="14"/>
      <w:del w:id="15" w:author="Judson Fisher" w:date="2022-09-14T16:24:00Z">
        <w:r w:rsidDel="00F85EA7">
          <w:delText xml:space="preserve">honeysuckle </w:delText>
        </w:r>
      </w:del>
      <w:commentRangeEnd w:id="14"/>
      <w:r w:rsidR="00F85EA7">
        <w:rPr>
          <w:rStyle w:val="CommentReference"/>
        </w:rPr>
        <w:commentReference w:id="14"/>
      </w:r>
      <w:r>
        <w:t>and blackberry are considered herbaceous along with grasses and other typical herbs</w:t>
      </w:r>
    </w:p>
    <w:p w14:paraId="54A5472F" w14:textId="2BFF828B" w:rsidR="005F78C6" w:rsidRDefault="00F2537D" w:rsidP="005F78C6">
      <w:pPr>
        <w:pStyle w:val="ListParagraph"/>
        <w:numPr>
          <w:ilvl w:val="3"/>
          <w:numId w:val="4"/>
        </w:numPr>
      </w:pPr>
      <w:r>
        <w:t>Not Herbaceous (w</w:t>
      </w:r>
      <w:r w:rsidR="005F78C6">
        <w:t>oody</w:t>
      </w:r>
      <w:r>
        <w:t>)</w:t>
      </w:r>
      <w:r w:rsidR="005F78C6">
        <w:t xml:space="preserve">: salal, huckleberry, rhododendron, manzanita, brooms, poison oak, and other shrubs and trees </w:t>
      </w:r>
    </w:p>
    <w:p w14:paraId="0115AF39" w14:textId="7228F080" w:rsidR="00892CE1" w:rsidRDefault="00F2537D" w:rsidP="005F78C6">
      <w:pPr>
        <w:pStyle w:val="ListParagraph"/>
        <w:numPr>
          <w:ilvl w:val="3"/>
          <w:numId w:val="4"/>
        </w:numPr>
      </w:pPr>
      <w:r>
        <w:t xml:space="preserve">Not Herbaceous (other): </w:t>
      </w:r>
      <w:r w:rsidR="00892CE1">
        <w:t>Moss is not considered herbaceous, but is counted in litter estimates</w:t>
      </w:r>
    </w:p>
    <w:p w14:paraId="279F5291" w14:textId="06622370" w:rsidR="00686107" w:rsidRDefault="00686107" w:rsidP="00686107">
      <w:pPr>
        <w:pStyle w:val="ListParagraph"/>
        <w:numPr>
          <w:ilvl w:val="2"/>
          <w:numId w:val="4"/>
        </w:numPr>
      </w:pPr>
      <w:r>
        <w:t>Estimate</w:t>
      </w:r>
      <w:r w:rsidR="00477F46">
        <w:t xml:space="preserve"> average</w:t>
      </w:r>
      <w:r>
        <w:t xml:space="preserve"> </w:t>
      </w:r>
      <w:r w:rsidRPr="00686107">
        <w:rPr>
          <w:b/>
          <w:bCs/>
        </w:rPr>
        <w:t xml:space="preserve">Herbaceous </w:t>
      </w:r>
      <w:r w:rsidRPr="00477F46">
        <w:t>(</w:t>
      </w:r>
      <w:r w:rsidRPr="00477F46">
        <w:rPr>
          <w:highlight w:val="yellow"/>
        </w:rPr>
        <w:t>live and dead</w:t>
      </w:r>
      <w:r w:rsidRPr="00477F46">
        <w:t>)</w:t>
      </w:r>
      <w:r w:rsidRPr="00686107">
        <w:rPr>
          <w:b/>
          <w:bCs/>
        </w:rPr>
        <w:t xml:space="preserve"> </w:t>
      </w:r>
      <w:r w:rsidR="00477F46">
        <w:rPr>
          <w:b/>
          <w:bCs/>
        </w:rPr>
        <w:t>H</w:t>
      </w:r>
      <w:r w:rsidRPr="00686107">
        <w:rPr>
          <w:b/>
          <w:bCs/>
        </w:rPr>
        <w:t>eight</w:t>
      </w:r>
      <w:r>
        <w:t>.</w:t>
      </w:r>
    </w:p>
    <w:p w14:paraId="03ADA5E2" w14:textId="21A7C1DB" w:rsidR="00D12D32" w:rsidRDefault="009A166E" w:rsidP="00EB1B44">
      <w:pPr>
        <w:pStyle w:val="ListParagraph"/>
        <w:numPr>
          <w:ilvl w:val="2"/>
          <w:numId w:val="4"/>
        </w:numPr>
      </w:pPr>
      <w:r w:rsidRPr="0010222B">
        <w:rPr>
          <w:b/>
          <w:bCs/>
        </w:rPr>
        <w:t>Count</w:t>
      </w:r>
      <w:r>
        <w:t xml:space="preserve"> </w:t>
      </w:r>
      <w:r w:rsidRPr="0010222B">
        <w:rPr>
          <w:b/>
          <w:bCs/>
        </w:rPr>
        <w:t>1 hr</w:t>
      </w:r>
      <w:r>
        <w:t xml:space="preserve">, </w:t>
      </w:r>
      <w:r w:rsidRPr="0010222B">
        <w:rPr>
          <w:b/>
          <w:bCs/>
        </w:rPr>
        <w:t>10 hr</w:t>
      </w:r>
      <w:r>
        <w:t xml:space="preserve">, </w:t>
      </w:r>
      <w:r w:rsidRPr="0010222B">
        <w:rPr>
          <w:b/>
          <w:bCs/>
        </w:rPr>
        <w:t>100 hr</w:t>
      </w:r>
      <w:r>
        <w:t xml:space="preserve">, and </w:t>
      </w:r>
      <w:r w:rsidRPr="0010222B">
        <w:rPr>
          <w:b/>
          <w:bCs/>
        </w:rPr>
        <w:t>1000</w:t>
      </w:r>
      <w:r w:rsidR="006079C7" w:rsidRPr="0010222B">
        <w:rPr>
          <w:b/>
          <w:bCs/>
        </w:rPr>
        <w:t xml:space="preserve"> </w:t>
      </w:r>
      <w:r w:rsidRPr="0010222B">
        <w:rPr>
          <w:b/>
          <w:bCs/>
        </w:rPr>
        <w:t>hr</w:t>
      </w:r>
      <w:r>
        <w:t xml:space="preserve"> fuels using Go/No-Go gage</w:t>
      </w:r>
    </w:p>
    <w:p w14:paraId="2B3CE7B9" w14:textId="7982F566" w:rsidR="00003619" w:rsidRDefault="00003619" w:rsidP="009A166E">
      <w:pPr>
        <w:pStyle w:val="ListParagraph"/>
        <w:numPr>
          <w:ilvl w:val="3"/>
          <w:numId w:val="4"/>
        </w:numPr>
      </w:pPr>
      <w:r>
        <w:t xml:space="preserve">Choose a side of the tape to measure from and stay on that side for </w:t>
      </w:r>
      <w:r w:rsidR="00450AB1">
        <w:t xml:space="preserve">the </w:t>
      </w:r>
      <w:r>
        <w:t>entire transect</w:t>
      </w:r>
      <w:r w:rsidR="00450AB1">
        <w:t>.</w:t>
      </w:r>
    </w:p>
    <w:p w14:paraId="3BFD6422" w14:textId="45821A6F" w:rsidR="009A166E" w:rsidRDefault="009A166E" w:rsidP="009A166E">
      <w:pPr>
        <w:pStyle w:val="ListParagraph"/>
        <w:numPr>
          <w:ilvl w:val="3"/>
          <w:numId w:val="4"/>
        </w:numPr>
      </w:pPr>
      <w:r>
        <w:t xml:space="preserve">1 hr </w:t>
      </w:r>
      <w:r w:rsidR="006079C7">
        <w:rPr>
          <w:rFonts w:cstheme="minorHAnsi"/>
        </w:rPr>
        <w:t>≤</w:t>
      </w:r>
      <w:r>
        <w:t xml:space="preserve"> ¼</w:t>
      </w:r>
      <w:r w:rsidR="006079C7">
        <w:t>”</w:t>
      </w:r>
      <w:r>
        <w:t xml:space="preserve"> </w:t>
      </w:r>
      <w:r w:rsidR="006079C7">
        <w:rPr>
          <w:rFonts w:cstheme="minorHAnsi"/>
        </w:rPr>
        <w:t>≤</w:t>
      </w:r>
      <w:r w:rsidR="006079C7">
        <w:t xml:space="preserve"> </w:t>
      </w:r>
      <w:r>
        <w:t>10 hr</w:t>
      </w:r>
      <w:r w:rsidR="006079C7">
        <w:t xml:space="preserve"> </w:t>
      </w:r>
      <w:r w:rsidR="006079C7">
        <w:rPr>
          <w:rFonts w:cstheme="minorHAnsi"/>
        </w:rPr>
        <w:t>≤</w:t>
      </w:r>
      <w:r>
        <w:t xml:space="preserve"> 1</w:t>
      </w:r>
      <w:r w:rsidR="006079C7">
        <w:t xml:space="preserve">” </w:t>
      </w:r>
      <w:r w:rsidR="006079C7">
        <w:rPr>
          <w:rFonts w:cstheme="minorHAnsi"/>
        </w:rPr>
        <w:t>≤ 100 hr ≤ 3” ≤ 1000 hr</w:t>
      </w:r>
    </w:p>
    <w:p w14:paraId="7E736C57" w14:textId="548EF875" w:rsidR="009A166E" w:rsidRDefault="00F75D7C" w:rsidP="009A166E">
      <w:pPr>
        <w:pStyle w:val="ListParagraph"/>
        <w:numPr>
          <w:ilvl w:val="3"/>
          <w:numId w:val="4"/>
        </w:numPr>
      </w:pPr>
      <w:r>
        <w:t>Measure 1 hr fuels between 10 meters and 9 meters along transect</w:t>
      </w:r>
    </w:p>
    <w:p w14:paraId="0BDE9253" w14:textId="510AA88B" w:rsidR="00F75D7C" w:rsidRDefault="00F75D7C" w:rsidP="009A166E">
      <w:pPr>
        <w:pStyle w:val="ListParagraph"/>
        <w:numPr>
          <w:ilvl w:val="3"/>
          <w:numId w:val="4"/>
        </w:numPr>
      </w:pPr>
      <w:r>
        <w:t>Measure 10 hr fuels between 10 meters and 8 meters along transect</w:t>
      </w:r>
    </w:p>
    <w:p w14:paraId="4EEE8323" w14:textId="0C9C67EE" w:rsidR="00F75D7C" w:rsidRDefault="00F75D7C" w:rsidP="00F75D7C">
      <w:pPr>
        <w:pStyle w:val="ListParagraph"/>
        <w:numPr>
          <w:ilvl w:val="3"/>
          <w:numId w:val="4"/>
        </w:numPr>
      </w:pPr>
      <w:r>
        <w:t>Measure 100 hr fuels between 10 meters and 6 meters along transect</w:t>
      </w:r>
    </w:p>
    <w:p w14:paraId="674BCD48" w14:textId="1F666D71" w:rsidR="00F75D7C" w:rsidRDefault="00F75D7C" w:rsidP="00F75D7C">
      <w:pPr>
        <w:pStyle w:val="ListParagraph"/>
        <w:numPr>
          <w:ilvl w:val="3"/>
          <w:numId w:val="4"/>
        </w:numPr>
      </w:pPr>
      <w:r>
        <w:t>Measure 1000 hr fuels between 10 meters and 0 meters along transect</w:t>
      </w:r>
    </w:p>
    <w:p w14:paraId="7872E68F" w14:textId="77777777" w:rsidR="00D34BB4" w:rsidRDefault="00D34BB4" w:rsidP="00D34BB4">
      <w:pPr>
        <w:pStyle w:val="ListParagraph"/>
        <w:numPr>
          <w:ilvl w:val="3"/>
          <w:numId w:val="4"/>
        </w:numPr>
      </w:pPr>
      <w:r>
        <w:t>See graphic:</w:t>
      </w:r>
    </w:p>
    <w:p w14:paraId="37815A53" w14:textId="1D142EA0" w:rsidR="00D34BB4" w:rsidRDefault="00D34BB4" w:rsidP="00D34BB4">
      <w:pPr>
        <w:jc w:val="center"/>
      </w:pPr>
      <w:r>
        <w:rPr>
          <w:noProof/>
        </w:rPr>
        <w:drawing>
          <wp:inline distT="0" distB="0" distL="0" distR="0" wp14:anchorId="11FEA094" wp14:editId="4F02E7D1">
            <wp:extent cx="5943600" cy="1134110"/>
            <wp:effectExtent l="0" t="0" r="0" b="889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34110"/>
                    </a:xfrm>
                    <a:prstGeom prst="rect">
                      <a:avLst/>
                    </a:prstGeom>
                    <a:noFill/>
                    <a:ln>
                      <a:noFill/>
                    </a:ln>
                  </pic:spPr>
                </pic:pic>
              </a:graphicData>
            </a:graphic>
          </wp:inline>
        </w:drawing>
      </w:r>
    </w:p>
    <w:p w14:paraId="538510C9" w14:textId="0BEB51D9" w:rsidR="00E97B6A" w:rsidRDefault="00E97B6A" w:rsidP="00F75D7C">
      <w:pPr>
        <w:pStyle w:val="ListParagraph"/>
        <w:numPr>
          <w:ilvl w:val="3"/>
          <w:numId w:val="4"/>
        </w:numPr>
      </w:pPr>
      <w:r>
        <w:t>For 1000 hr fuels</w:t>
      </w:r>
      <w:r w:rsidR="009606D5">
        <w:t xml:space="preserve"> (coarse woody debris</w:t>
      </w:r>
      <w:r>
        <w:t xml:space="preserve">), measure the </w:t>
      </w:r>
      <w:r w:rsidRPr="00D34BB4">
        <w:rPr>
          <w:b/>
          <w:bCs/>
        </w:rPr>
        <w:t>diameter</w:t>
      </w:r>
      <w:r>
        <w:t xml:space="preserve"> and </w:t>
      </w:r>
      <w:r w:rsidR="00D34BB4">
        <w:t xml:space="preserve">estimate the </w:t>
      </w:r>
      <w:r w:rsidR="00D34BB4" w:rsidRPr="00D34BB4">
        <w:rPr>
          <w:b/>
          <w:bCs/>
        </w:rPr>
        <w:t xml:space="preserve">decay </w:t>
      </w:r>
      <w:commentRangeStart w:id="16"/>
      <w:r w:rsidR="00D34BB4" w:rsidRPr="00D34BB4">
        <w:rPr>
          <w:b/>
          <w:bCs/>
        </w:rPr>
        <w:t>class</w:t>
      </w:r>
      <w:commentRangeEnd w:id="16"/>
      <w:r w:rsidR="00DC579A">
        <w:rPr>
          <w:rStyle w:val="CommentReference"/>
        </w:rPr>
        <w:commentReference w:id="16"/>
      </w:r>
      <w:r w:rsidR="00D34BB4">
        <w:t>:</w:t>
      </w:r>
    </w:p>
    <w:p w14:paraId="468F0E37" w14:textId="4D451365" w:rsidR="00D34BB4" w:rsidRDefault="00D34BB4" w:rsidP="00D34BB4">
      <w:pPr>
        <w:rPr>
          <w:ins w:id="17" w:author="Judson Fisher" w:date="2022-09-14T16:30:00Z"/>
        </w:rPr>
      </w:pPr>
      <w:del w:id="18" w:author="Judson Fisher" w:date="2022-09-14T16:30:00Z">
        <w:r w:rsidDel="00DC579A">
          <w:rPr>
            <w:noProof/>
          </w:rPr>
          <w:drawing>
            <wp:inline distT="0" distB="0" distL="0" distR="0" wp14:anchorId="4237D173" wp14:editId="1A09A6A2">
              <wp:extent cx="5937885" cy="94996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949960"/>
                      </a:xfrm>
                      <a:prstGeom prst="rect">
                        <a:avLst/>
                      </a:prstGeom>
                      <a:noFill/>
                      <a:ln>
                        <a:noFill/>
                      </a:ln>
                    </pic:spPr>
                  </pic:pic>
                </a:graphicData>
              </a:graphic>
            </wp:inline>
          </w:drawing>
        </w:r>
      </w:del>
    </w:p>
    <w:p w14:paraId="6E05E028" w14:textId="11DFD5C6" w:rsidR="00DC579A" w:rsidRDefault="00DC579A" w:rsidP="00D34BB4">
      <w:ins w:id="19" w:author="Judson Fisher" w:date="2022-09-14T16:30:00Z">
        <w:r w:rsidRPr="00DC579A">
          <w:drawing>
            <wp:inline distT="0" distB="0" distL="0" distR="0" wp14:anchorId="5318CECA" wp14:editId="73433800">
              <wp:extent cx="5943600" cy="17145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6"/>
                      <a:srcRect t="3999" b="6031"/>
                      <a:stretch/>
                    </pic:blipFill>
                    <pic:spPr bwMode="auto">
                      <a:xfrm>
                        <a:off x="0" y="0"/>
                        <a:ext cx="5943600" cy="1714500"/>
                      </a:xfrm>
                      <a:prstGeom prst="rect">
                        <a:avLst/>
                      </a:prstGeom>
                      <a:ln>
                        <a:noFill/>
                      </a:ln>
                      <a:extLst>
                        <a:ext uri="{53640926-AAD7-44D8-BBD7-CCE9431645EC}">
                          <a14:shadowObscured xmlns:a14="http://schemas.microsoft.com/office/drawing/2010/main"/>
                        </a:ext>
                      </a:extLst>
                    </pic:spPr>
                  </pic:pic>
                </a:graphicData>
              </a:graphic>
            </wp:inline>
          </w:drawing>
        </w:r>
      </w:ins>
    </w:p>
    <w:p w14:paraId="4993B171" w14:textId="1DBAB8FE" w:rsidR="008D3652" w:rsidRDefault="008D3652" w:rsidP="008D3652">
      <w:pPr>
        <w:pStyle w:val="ListParagraph"/>
        <w:numPr>
          <w:ilvl w:val="4"/>
          <w:numId w:val="4"/>
        </w:numPr>
      </w:pPr>
      <w:r>
        <w:t xml:space="preserve">Diameter can be measured with diameter tape even for oddly shaped </w:t>
      </w:r>
      <w:r w:rsidR="00C66443">
        <w:t>1000 hr fuel</w:t>
      </w:r>
      <w:r>
        <w:t>s</w:t>
      </w:r>
      <w:r w:rsidR="00C31AE1">
        <w:t>.</w:t>
      </w:r>
    </w:p>
    <w:p w14:paraId="2BCAC0D3" w14:textId="018B2B19" w:rsidR="00C31AE1" w:rsidRDefault="00C31AE1" w:rsidP="008D3652">
      <w:pPr>
        <w:pStyle w:val="ListParagraph"/>
        <w:numPr>
          <w:ilvl w:val="4"/>
          <w:numId w:val="4"/>
        </w:numPr>
      </w:pPr>
      <w:r>
        <w:lastRenderedPageBreak/>
        <w:t xml:space="preserve">Make your best judgement call whether </w:t>
      </w:r>
      <w:r w:rsidR="00C66443">
        <w:t>fuels</w:t>
      </w:r>
      <w:r>
        <w:t xml:space="preserve"> are one or multiple pieces when they are broken.</w:t>
      </w:r>
      <w:r w:rsidR="008C7F63">
        <w:t xml:space="preserve">  Think of how it would burn.</w:t>
      </w:r>
    </w:p>
    <w:p w14:paraId="2AF8D074" w14:textId="1F242B09" w:rsidR="00AD22AB" w:rsidRDefault="00F264A9" w:rsidP="009A166E">
      <w:pPr>
        <w:pStyle w:val="ListParagraph"/>
        <w:numPr>
          <w:ilvl w:val="3"/>
          <w:numId w:val="4"/>
        </w:numPr>
      </w:pPr>
      <w:r>
        <w:t>F</w:t>
      </w:r>
      <w:r w:rsidR="00003619">
        <w:t xml:space="preserve">uels do not count if buried in </w:t>
      </w:r>
      <w:r w:rsidR="00003619" w:rsidRPr="008C7F63">
        <w:rPr>
          <w:highlight w:val="yellow"/>
        </w:rPr>
        <w:t>duff (pith is in duff layer</w:t>
      </w:r>
      <w:r w:rsidR="00003619">
        <w:t>)</w:t>
      </w:r>
      <w:r w:rsidR="006E62D6">
        <w:t>.</w:t>
      </w:r>
    </w:p>
    <w:p w14:paraId="2019897F" w14:textId="28DA11EF" w:rsidR="00003619" w:rsidRDefault="00003619" w:rsidP="009A166E">
      <w:pPr>
        <w:pStyle w:val="ListParagraph"/>
        <w:numPr>
          <w:ilvl w:val="3"/>
          <w:numId w:val="4"/>
        </w:numPr>
      </w:pPr>
      <w:r>
        <w:t>Pith must cross tape</w:t>
      </w:r>
      <w:r w:rsidR="00C66443">
        <w:t xml:space="preserve"> to count the fuel</w:t>
      </w:r>
      <w:r w:rsidR="006E62D6">
        <w:t>.</w:t>
      </w:r>
    </w:p>
    <w:p w14:paraId="652E51CF" w14:textId="7E45C2F9" w:rsidR="00F264A9" w:rsidRDefault="00F264A9" w:rsidP="009A166E">
      <w:pPr>
        <w:pStyle w:val="ListParagraph"/>
        <w:numPr>
          <w:ilvl w:val="3"/>
          <w:numId w:val="4"/>
        </w:numPr>
      </w:pPr>
      <w:r>
        <w:t>Pith can cross tape multiple times and be counted multiple times</w:t>
      </w:r>
      <w:r w:rsidR="006E62D6">
        <w:t>.</w:t>
      </w:r>
    </w:p>
    <w:p w14:paraId="5555C291" w14:textId="5730308B" w:rsidR="00D34BB4" w:rsidRPr="001B09F4" w:rsidRDefault="00D34BB4" w:rsidP="009A166E">
      <w:pPr>
        <w:pStyle w:val="ListParagraph"/>
        <w:numPr>
          <w:ilvl w:val="3"/>
          <w:numId w:val="4"/>
        </w:numPr>
        <w:rPr>
          <w:highlight w:val="yellow"/>
        </w:rPr>
      </w:pPr>
      <w:r w:rsidRPr="001B09F4">
        <w:rPr>
          <w:highlight w:val="yellow"/>
        </w:rPr>
        <w:t xml:space="preserve">Tip of log </w:t>
      </w:r>
      <w:r w:rsidR="001B09F4" w:rsidRPr="001B09F4">
        <w:rPr>
          <w:highlight w:val="yellow"/>
        </w:rPr>
        <w:t xml:space="preserve">is </w:t>
      </w:r>
      <w:r w:rsidRPr="001B09F4">
        <w:rPr>
          <w:highlight w:val="yellow"/>
        </w:rPr>
        <w:t xml:space="preserve">not counted if pith </w:t>
      </w:r>
      <w:r w:rsidR="00E771B5" w:rsidRPr="001B09F4">
        <w:rPr>
          <w:highlight w:val="yellow"/>
        </w:rPr>
        <w:t>does not</w:t>
      </w:r>
      <w:r w:rsidRPr="001B09F4">
        <w:rPr>
          <w:highlight w:val="yellow"/>
        </w:rPr>
        <w:t xml:space="preserve"> cross tape</w:t>
      </w:r>
      <w:r w:rsidR="009606D5">
        <w:rPr>
          <w:highlight w:val="yellow"/>
        </w:rPr>
        <w:t>.  See graphic</w:t>
      </w:r>
      <w:r w:rsidRPr="001B09F4">
        <w:rPr>
          <w:highlight w:val="yellow"/>
        </w:rPr>
        <w:t>:</w:t>
      </w:r>
    </w:p>
    <w:p w14:paraId="43FB2A16" w14:textId="54A193C6" w:rsidR="00D34BB4" w:rsidRDefault="009606D5" w:rsidP="00950174">
      <w:pPr>
        <w:jc w:val="center"/>
      </w:pPr>
      <w:r>
        <w:rPr>
          <w:noProof/>
        </w:rPr>
        <w:drawing>
          <wp:inline distT="0" distB="0" distL="0" distR="0" wp14:anchorId="0C74AD29" wp14:editId="46B0E45A">
            <wp:extent cx="2475849" cy="1288083"/>
            <wp:effectExtent l="0" t="0" r="127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047" cy="1298071"/>
                    </a:xfrm>
                    <a:prstGeom prst="rect">
                      <a:avLst/>
                    </a:prstGeom>
                    <a:noFill/>
                    <a:ln>
                      <a:noFill/>
                    </a:ln>
                  </pic:spPr>
                </pic:pic>
              </a:graphicData>
            </a:graphic>
          </wp:inline>
        </w:drawing>
      </w:r>
    </w:p>
    <w:p w14:paraId="12478D6F" w14:textId="2A4D82FF" w:rsidR="00F264A9" w:rsidRDefault="00F264A9" w:rsidP="009A166E">
      <w:pPr>
        <w:pStyle w:val="ListParagraph"/>
        <w:numPr>
          <w:ilvl w:val="3"/>
          <w:numId w:val="4"/>
        </w:numPr>
      </w:pPr>
      <w:r>
        <w:t xml:space="preserve">Bark and cones </w:t>
      </w:r>
      <w:r w:rsidR="006E62D6">
        <w:t>are not</w:t>
      </w:r>
      <w:r>
        <w:t xml:space="preserve"> count</w:t>
      </w:r>
      <w:r w:rsidR="006E62D6">
        <w:t>ed.</w:t>
      </w:r>
    </w:p>
    <w:p w14:paraId="7AA7466D" w14:textId="7EE47B61" w:rsidR="00D34BB4" w:rsidRDefault="003A0B11" w:rsidP="009A166E">
      <w:pPr>
        <w:pStyle w:val="ListParagraph"/>
        <w:numPr>
          <w:ilvl w:val="3"/>
          <w:numId w:val="4"/>
        </w:numPr>
      </w:pPr>
      <w:r>
        <w:t xml:space="preserve">Redwood has feathery leaf sprays.  Count twig of RW if </w:t>
      </w:r>
      <w:r>
        <w:rPr>
          <w:rFonts w:cstheme="minorHAnsi"/>
        </w:rPr>
        <w:t>≥</w:t>
      </w:r>
      <w:r>
        <w:t>2mm in diameter.</w:t>
      </w:r>
      <w:r w:rsidR="00950174">
        <w:t xml:space="preserve">  Ignore &lt;2mm sprays</w:t>
      </w:r>
      <w:r w:rsidR="003C510D">
        <w:t xml:space="preserve"> since they are not significantly woody</w:t>
      </w:r>
      <w:r w:rsidR="00950174">
        <w:t>.</w:t>
      </w:r>
      <w:r w:rsidR="00450AB1">
        <w:t xml:space="preserve">  See graphic:</w:t>
      </w:r>
    </w:p>
    <w:p w14:paraId="11FC72B0" w14:textId="11E06994" w:rsidR="00950174" w:rsidRDefault="00F343A2" w:rsidP="00950174">
      <w:pPr>
        <w:jc w:val="center"/>
      </w:pPr>
      <w:r>
        <w:rPr>
          <w:noProof/>
        </w:rPr>
        <w:drawing>
          <wp:inline distT="0" distB="0" distL="0" distR="0" wp14:anchorId="3956DBE0" wp14:editId="679E7F8C">
            <wp:extent cx="2939423" cy="1535148"/>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9075" cy="1545411"/>
                    </a:xfrm>
                    <a:prstGeom prst="rect">
                      <a:avLst/>
                    </a:prstGeom>
                    <a:noFill/>
                    <a:ln>
                      <a:noFill/>
                    </a:ln>
                  </pic:spPr>
                </pic:pic>
              </a:graphicData>
            </a:graphic>
          </wp:inline>
        </w:drawing>
      </w:r>
    </w:p>
    <w:p w14:paraId="45F557EA" w14:textId="192069B6" w:rsidR="00950174" w:rsidRDefault="00450AB1" w:rsidP="00450AB1">
      <w:pPr>
        <w:pStyle w:val="ListParagraph"/>
        <w:numPr>
          <w:ilvl w:val="2"/>
          <w:numId w:val="4"/>
        </w:numPr>
      </w:pPr>
      <w:r>
        <w:t>Take any pertinent notes on Fuels datasheet.  More notes = better!</w:t>
      </w:r>
    </w:p>
    <w:p w14:paraId="512DF524" w14:textId="6F4CED07" w:rsidR="00AD22AB" w:rsidRDefault="00547983" w:rsidP="00BC096C">
      <w:r>
        <w:t>Fuels</w:t>
      </w:r>
      <w:r w:rsidR="00BC096C">
        <w:t xml:space="preserve"> Datasheet:</w:t>
      </w:r>
    </w:p>
    <w:p w14:paraId="2B4F1292" w14:textId="486009F4" w:rsidR="00F53A2D" w:rsidRDefault="00F53A2D" w:rsidP="00F53A2D">
      <w:r w:rsidRPr="00F53A2D">
        <w:rPr>
          <w:noProof/>
        </w:rPr>
        <w:lastRenderedPageBreak/>
        <w:drawing>
          <wp:inline distT="0" distB="0" distL="0" distR="0" wp14:anchorId="276ABAF2" wp14:editId="44BB3C73">
            <wp:extent cx="5943600" cy="514794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extLst>
                        <a:ext uri="{BEBA8EAE-BF5A-486C-A8C5-ECC9F3942E4B}">
                          <a14:imgProps xmlns:a14="http://schemas.microsoft.com/office/drawing/2010/main">
                            <a14:imgLayer r:embed="rId20">
                              <a14:imgEffect>
                                <a14:brightnessContrast contrast="40000"/>
                              </a14:imgEffect>
                            </a14:imgLayer>
                          </a14:imgProps>
                        </a:ext>
                      </a:extLst>
                    </a:blip>
                    <a:stretch>
                      <a:fillRect/>
                    </a:stretch>
                  </pic:blipFill>
                  <pic:spPr>
                    <a:xfrm>
                      <a:off x="0" y="0"/>
                      <a:ext cx="5943600" cy="5147945"/>
                    </a:xfrm>
                    <a:prstGeom prst="rect">
                      <a:avLst/>
                    </a:prstGeom>
                  </pic:spPr>
                </pic:pic>
              </a:graphicData>
            </a:graphic>
          </wp:inline>
        </w:drawing>
      </w:r>
    </w:p>
    <w:p w14:paraId="4008EA8E" w14:textId="77777777" w:rsidR="00EB1B44" w:rsidRDefault="00EB1B44" w:rsidP="00EB1B44"/>
    <w:p w14:paraId="3F903ABC" w14:textId="0B657995" w:rsidR="00EB1B44" w:rsidRPr="00FE6D0A" w:rsidRDefault="00EB1B44" w:rsidP="00EB1B44">
      <w:pPr>
        <w:pStyle w:val="ListParagraph"/>
        <w:numPr>
          <w:ilvl w:val="0"/>
          <w:numId w:val="4"/>
        </w:numPr>
        <w:rPr>
          <w:sz w:val="28"/>
          <w:szCs w:val="28"/>
        </w:rPr>
      </w:pPr>
      <w:r w:rsidRPr="00FE6D0A">
        <w:rPr>
          <w:sz w:val="28"/>
          <w:szCs w:val="28"/>
        </w:rPr>
        <w:t>Regen Data</w:t>
      </w:r>
    </w:p>
    <w:p w14:paraId="1B2A0EEC" w14:textId="0BFE7B87" w:rsidR="00EB1B44" w:rsidRDefault="00EB1B44" w:rsidP="00EB1B44">
      <w:pPr>
        <w:pStyle w:val="ListParagraph"/>
        <w:numPr>
          <w:ilvl w:val="1"/>
          <w:numId w:val="4"/>
        </w:numPr>
      </w:pPr>
      <w:r>
        <w:t xml:space="preserve">On </w:t>
      </w:r>
      <w:r w:rsidR="00DE3491">
        <w:t xml:space="preserve">the </w:t>
      </w:r>
      <w:r>
        <w:t xml:space="preserve">Regen datasheet, write </w:t>
      </w:r>
      <w:r w:rsidRPr="00F516C1">
        <w:rPr>
          <w:b/>
          <w:bCs/>
        </w:rPr>
        <w:t>Site name</w:t>
      </w:r>
      <w:r>
        <w:t xml:space="preserve">, </w:t>
      </w:r>
      <w:r w:rsidR="004E7D89">
        <w:rPr>
          <w:b/>
          <w:bCs/>
        </w:rPr>
        <w:t>Treatment</w:t>
      </w:r>
      <w:r>
        <w:t xml:space="preserve"> (NP-NB, NP-B, M-NB, M-B, LS-NB, LS-B), </w:t>
      </w:r>
      <w:r w:rsidRPr="00F516C1">
        <w:rPr>
          <w:b/>
          <w:bCs/>
        </w:rPr>
        <w:t>Plot</w:t>
      </w:r>
      <w:r>
        <w:t xml:space="preserve"> </w:t>
      </w:r>
      <w:r w:rsidRPr="00F516C1">
        <w:rPr>
          <w:b/>
          <w:bCs/>
        </w:rPr>
        <w:t>#</w:t>
      </w:r>
      <w:r w:rsidR="004E7D89">
        <w:rPr>
          <w:b/>
          <w:bCs/>
        </w:rPr>
        <w:t xml:space="preserve"> </w:t>
      </w:r>
      <w:r w:rsidR="004E7D89" w:rsidRPr="004E7D89">
        <w:t>(in column)</w:t>
      </w:r>
      <w:r w:rsidRPr="004E7D89">
        <w:t>,</w:t>
      </w:r>
      <w:r>
        <w:t xml:space="preserve"> </w:t>
      </w:r>
      <w:r w:rsidRPr="00F516C1">
        <w:rPr>
          <w:b/>
          <w:bCs/>
        </w:rPr>
        <w:t>Date</w:t>
      </w:r>
      <w:r w:rsidR="004E7D89">
        <w:rPr>
          <w:b/>
          <w:bCs/>
        </w:rPr>
        <w:t xml:space="preserve"> </w:t>
      </w:r>
      <w:r w:rsidR="004E7D89" w:rsidRPr="004E7D89">
        <w:t>(specify next to column</w:t>
      </w:r>
      <w:ins w:id="20" w:author="Judson Fisher" w:date="2022-09-14T16:52:00Z">
        <w:r w:rsidR="00C6468F">
          <w:t>, or notes s</w:t>
        </w:r>
      </w:ins>
      <w:ins w:id="21" w:author="Judson Fisher" w:date="2022-09-14T16:53:00Z">
        <w:r w:rsidR="00C6468F">
          <w:t>ection</w:t>
        </w:r>
      </w:ins>
      <w:r w:rsidR="004E7D89" w:rsidRPr="004E7D89">
        <w:t xml:space="preserve"> if data taken on different dates)</w:t>
      </w:r>
      <w:r w:rsidRPr="004E7D89">
        <w:t>,</w:t>
      </w:r>
      <w:r>
        <w:t xml:space="preserve"> and</w:t>
      </w:r>
      <w:del w:id="22" w:author="Judson Fisher" w:date="2022-09-14T16:53:00Z">
        <w:r w:rsidDel="00C6468F">
          <w:delText xml:space="preserve"> </w:delText>
        </w:r>
        <w:commentRangeStart w:id="23"/>
        <w:r w:rsidRPr="00F516C1" w:rsidDel="00C6468F">
          <w:rPr>
            <w:b/>
            <w:bCs/>
          </w:rPr>
          <w:delText>Crew member</w:delText>
        </w:r>
        <w:r w:rsidDel="00C6468F">
          <w:delText xml:space="preserve"> </w:delText>
        </w:r>
        <w:r w:rsidR="004E7D89" w:rsidRPr="004E7D89" w:rsidDel="00C6468F">
          <w:rPr>
            <w:highlight w:val="yellow"/>
          </w:rPr>
          <w:delText>in note</w:delText>
        </w:r>
        <w:r w:rsidR="004E7D89" w:rsidDel="00C6468F">
          <w:rPr>
            <w:highlight w:val="yellow"/>
          </w:rPr>
          <w:delText xml:space="preserve">s </w:delText>
        </w:r>
        <w:r w:rsidR="004E7D89" w:rsidRPr="004E7D89" w:rsidDel="00C6468F">
          <w:rPr>
            <w:highlight w:val="yellow"/>
          </w:rPr>
          <w:delText>section</w:delText>
        </w:r>
      </w:del>
      <w:commentRangeEnd w:id="23"/>
      <w:r w:rsidR="00C6468F">
        <w:rPr>
          <w:rStyle w:val="CommentReference"/>
        </w:rPr>
        <w:commentReference w:id="23"/>
      </w:r>
      <w:r>
        <w:t>.</w:t>
      </w:r>
    </w:p>
    <w:p w14:paraId="42516EEB" w14:textId="378AD16C" w:rsidR="00EB1B44" w:rsidRDefault="001E28AD" w:rsidP="00EB1B44">
      <w:pPr>
        <w:pStyle w:val="ListParagraph"/>
        <w:numPr>
          <w:ilvl w:val="1"/>
          <w:numId w:val="4"/>
        </w:numPr>
      </w:pPr>
      <w:r>
        <w:t xml:space="preserve">Count the number of </w:t>
      </w:r>
      <w:r w:rsidR="001B563B">
        <w:rPr>
          <w:b/>
          <w:bCs/>
        </w:rPr>
        <w:t>S</w:t>
      </w:r>
      <w:r w:rsidRPr="001E28AD">
        <w:rPr>
          <w:b/>
          <w:bCs/>
        </w:rPr>
        <w:t>eedlings</w:t>
      </w:r>
      <w:r>
        <w:t xml:space="preserve"> within a </w:t>
      </w:r>
      <w:r w:rsidR="00034A4C">
        <w:t>5.64-meter</w:t>
      </w:r>
      <w:r>
        <w:t xml:space="preserve"> plot radius (1/100</w:t>
      </w:r>
      <w:r w:rsidRPr="001E28AD">
        <w:rPr>
          <w:vertAlign w:val="superscript"/>
        </w:rPr>
        <w:t>th</w:t>
      </w:r>
      <w:r>
        <w:t xml:space="preserve"> of a hectare)</w:t>
      </w:r>
      <w:r w:rsidR="00054E84">
        <w:t xml:space="preserve"> centered on plot center.</w:t>
      </w:r>
    </w:p>
    <w:p w14:paraId="323FFE12" w14:textId="60D4951D" w:rsidR="001E28AD" w:rsidRDefault="001E28AD" w:rsidP="001E28AD">
      <w:pPr>
        <w:pStyle w:val="ListParagraph"/>
        <w:numPr>
          <w:ilvl w:val="2"/>
          <w:numId w:val="4"/>
        </w:numPr>
      </w:pPr>
      <w:r>
        <w:t>Seedlings are tree species that are below breast height.</w:t>
      </w:r>
    </w:p>
    <w:p w14:paraId="30FFE2F2" w14:textId="63EADB1C" w:rsidR="001E28AD" w:rsidRDefault="001E28AD" w:rsidP="001E28AD">
      <w:pPr>
        <w:pStyle w:val="ListParagraph"/>
        <w:numPr>
          <w:ilvl w:val="2"/>
          <w:numId w:val="4"/>
        </w:numPr>
      </w:pPr>
      <w:r>
        <w:t xml:space="preserve">If the seedling is not growing vertically, stand it upright to determine whether </w:t>
      </w:r>
      <w:r w:rsidR="00E771B5">
        <w:t>it is</w:t>
      </w:r>
      <w:r>
        <w:t xml:space="preserve"> a seedling</w:t>
      </w:r>
      <w:r w:rsidR="00054E84">
        <w:t xml:space="preserve"> or sapling.</w:t>
      </w:r>
    </w:p>
    <w:p w14:paraId="30DFA5AE" w14:textId="40B04A68" w:rsidR="00686107" w:rsidRPr="00686107" w:rsidRDefault="00686107" w:rsidP="001E28AD">
      <w:pPr>
        <w:pStyle w:val="ListParagraph"/>
        <w:numPr>
          <w:ilvl w:val="2"/>
          <w:numId w:val="4"/>
        </w:numPr>
        <w:rPr>
          <w:highlight w:val="yellow"/>
        </w:rPr>
      </w:pPr>
      <w:r w:rsidRPr="00686107">
        <w:rPr>
          <w:highlight w:val="yellow"/>
        </w:rPr>
        <w:t xml:space="preserve">Height is measured from the ground (rather than the top of a stump if </w:t>
      </w:r>
      <w:r w:rsidR="00034A4C">
        <w:rPr>
          <w:highlight w:val="yellow"/>
        </w:rPr>
        <w:t xml:space="preserve">the </w:t>
      </w:r>
      <w:r w:rsidRPr="00686107">
        <w:rPr>
          <w:highlight w:val="yellow"/>
        </w:rPr>
        <w:t>tree is growing from a stump)</w:t>
      </w:r>
    </w:p>
    <w:p w14:paraId="3E179E31" w14:textId="77F63CDC" w:rsidR="00C21A34" w:rsidRDefault="00C21A34" w:rsidP="00C21A34">
      <w:pPr>
        <w:pStyle w:val="ListParagraph"/>
        <w:numPr>
          <w:ilvl w:val="2"/>
          <w:numId w:val="4"/>
        </w:numPr>
      </w:pPr>
      <w:r>
        <w:t>Record</w:t>
      </w:r>
      <w:r w:rsidR="00686107">
        <w:t xml:space="preserve"> seedlings by species using dot-and-line tally</w:t>
      </w:r>
      <w:r>
        <w:t xml:space="preserve"> in the column “&lt;BH”.</w:t>
      </w:r>
    </w:p>
    <w:p w14:paraId="1A85D118" w14:textId="20D5E604" w:rsidR="00686107" w:rsidRDefault="00686107" w:rsidP="001E28AD">
      <w:pPr>
        <w:pStyle w:val="ListParagraph"/>
        <w:numPr>
          <w:ilvl w:val="2"/>
          <w:numId w:val="4"/>
        </w:numPr>
      </w:pPr>
      <w:r>
        <w:t>Use the hypsometer</w:t>
      </w:r>
      <w:r w:rsidR="00E745CB">
        <w:t xml:space="preserve"> (after calibrating)</w:t>
      </w:r>
      <w:r>
        <w:t xml:space="preserve"> to determine if seedling is in or out of </w:t>
      </w:r>
      <w:r w:rsidR="00034A4C">
        <w:t>5.64-meter</w:t>
      </w:r>
      <w:r w:rsidR="00363C80">
        <w:t xml:space="preserve"> </w:t>
      </w:r>
      <w:r>
        <w:t>plot.</w:t>
      </w:r>
      <w:r w:rsidR="00483BA2">
        <w:t xml:space="preserve">  Place </w:t>
      </w:r>
      <w:r w:rsidR="00FD4C51">
        <w:t>transponder</w:t>
      </w:r>
      <w:r w:rsidR="00483BA2">
        <w:t xml:space="preserve"> at plot center</w:t>
      </w:r>
      <w:r w:rsidR="00B0418A">
        <w:t xml:space="preserve"> with 360-degree adapter.</w:t>
      </w:r>
    </w:p>
    <w:p w14:paraId="747D927D" w14:textId="6C554238" w:rsidR="00686107" w:rsidRDefault="00686107" w:rsidP="001E28AD">
      <w:pPr>
        <w:pStyle w:val="ListParagraph"/>
        <w:numPr>
          <w:ilvl w:val="2"/>
          <w:numId w:val="4"/>
        </w:numPr>
      </w:pPr>
      <w:r>
        <w:lastRenderedPageBreak/>
        <w:t>Seedlings are separate if they are growing individually or from the same root collar.</w:t>
      </w:r>
    </w:p>
    <w:p w14:paraId="1DDA5136" w14:textId="50E5B620" w:rsidR="001B563B" w:rsidRDefault="001B563B" w:rsidP="001B563B">
      <w:pPr>
        <w:pStyle w:val="ListParagraph"/>
        <w:numPr>
          <w:ilvl w:val="1"/>
          <w:numId w:val="4"/>
        </w:numPr>
      </w:pPr>
      <w:r>
        <w:t xml:space="preserve">Count </w:t>
      </w:r>
      <w:r w:rsidRPr="001B563B">
        <w:rPr>
          <w:b/>
          <w:bCs/>
        </w:rPr>
        <w:t>Saplings</w:t>
      </w:r>
      <w:r>
        <w:t xml:space="preserve"> by diameter class</w:t>
      </w:r>
      <w:r w:rsidR="00054E84">
        <w:t xml:space="preserve"> within a </w:t>
      </w:r>
      <w:r w:rsidR="00034A4C">
        <w:t>11.28-meter</w:t>
      </w:r>
      <w:r w:rsidR="00054E84">
        <w:t xml:space="preserve"> radius (4/100</w:t>
      </w:r>
      <w:r w:rsidR="00054E84" w:rsidRPr="00054E84">
        <w:rPr>
          <w:vertAlign w:val="superscript"/>
        </w:rPr>
        <w:t>th</w:t>
      </w:r>
      <w:r w:rsidR="00054E84">
        <w:t xml:space="preserve"> of a hectare) with center at plot center.</w:t>
      </w:r>
    </w:p>
    <w:p w14:paraId="42930855" w14:textId="158BC8DE" w:rsidR="001B563B" w:rsidRDefault="001B563B" w:rsidP="001B563B">
      <w:pPr>
        <w:pStyle w:val="ListParagraph"/>
        <w:numPr>
          <w:ilvl w:val="2"/>
          <w:numId w:val="4"/>
        </w:numPr>
      </w:pPr>
      <w:r>
        <w:t>Use dot-and-line tally by species and centimeter diameter class (0-2.5, 2.5-5, 5-6, 6-7, 7-8, 8-9, 9-10).</w:t>
      </w:r>
    </w:p>
    <w:p w14:paraId="2EA5A2C0" w14:textId="2B607092" w:rsidR="001B563B" w:rsidRDefault="00E745CB" w:rsidP="001B563B">
      <w:pPr>
        <w:pStyle w:val="ListParagraph"/>
        <w:numPr>
          <w:ilvl w:val="2"/>
          <w:numId w:val="4"/>
        </w:numPr>
      </w:pPr>
      <w:r>
        <w:t>Using</w:t>
      </w:r>
      <w:r w:rsidR="00034A4C">
        <w:t xml:space="preserve"> the</w:t>
      </w:r>
      <w:r>
        <w:t xml:space="preserve"> laser range finder, m</w:t>
      </w:r>
      <w:r w:rsidR="001B563B">
        <w:t xml:space="preserve">easure the base to live crown and height of the first </w:t>
      </w:r>
      <w:r>
        <w:t>s</w:t>
      </w:r>
      <w:r w:rsidR="001B563B">
        <w:t>apling measured of each species</w:t>
      </w:r>
      <w:r>
        <w:t xml:space="preserve"> in each diameter class</w:t>
      </w:r>
      <w:r w:rsidR="001B563B">
        <w:t xml:space="preserve">.  If the sapling has significant defect or </w:t>
      </w:r>
      <w:r>
        <w:t>is significantly leaning</w:t>
      </w:r>
      <w:r w:rsidR="001B563B">
        <w:t>, measure the next sapling.</w:t>
      </w:r>
    </w:p>
    <w:p w14:paraId="38B7D635" w14:textId="089ECF15" w:rsidR="00B33A28" w:rsidRDefault="00B33A28" w:rsidP="001B563B">
      <w:pPr>
        <w:pStyle w:val="ListParagraph"/>
        <w:numPr>
          <w:ilvl w:val="2"/>
          <w:numId w:val="4"/>
        </w:numPr>
      </w:pPr>
      <w:r>
        <w:t xml:space="preserve">Height is counted from the ground, not the </w:t>
      </w:r>
      <w:r w:rsidR="004129F5">
        <w:t>stump if growing from stump.</w:t>
      </w:r>
    </w:p>
    <w:p w14:paraId="695D81E6" w14:textId="4F7B1EE9" w:rsidR="00E745CB" w:rsidRDefault="00054E84" w:rsidP="001B563B">
      <w:pPr>
        <w:pStyle w:val="ListParagraph"/>
        <w:numPr>
          <w:ilvl w:val="2"/>
          <w:numId w:val="4"/>
        </w:numPr>
      </w:pPr>
      <w:r>
        <w:t>Stems greater than 10cm at breast height are considered Trees, not Saplings, and are recorded on the Tree datasheet.</w:t>
      </w:r>
    </w:p>
    <w:p w14:paraId="415DB905" w14:textId="5EF8B8A9" w:rsidR="004129F5" w:rsidRDefault="004129F5" w:rsidP="001B563B">
      <w:pPr>
        <w:pStyle w:val="ListParagraph"/>
        <w:numPr>
          <w:ilvl w:val="2"/>
          <w:numId w:val="4"/>
        </w:numPr>
      </w:pPr>
      <w:r>
        <w:t xml:space="preserve">It is convenient to use a calibrated hypsometer to check whether a sapling is in or out of the </w:t>
      </w:r>
      <w:r w:rsidR="00034A4C">
        <w:t>11.28-meter</w:t>
      </w:r>
      <w:r>
        <w:t xml:space="preserve"> radius plot.</w:t>
      </w:r>
    </w:p>
    <w:p w14:paraId="6ABE0F0A" w14:textId="6D7EE385" w:rsidR="00F343A2" w:rsidRDefault="00F343A2" w:rsidP="00F343A2">
      <w:pPr>
        <w:pStyle w:val="ListParagraph"/>
        <w:numPr>
          <w:ilvl w:val="1"/>
          <w:numId w:val="4"/>
        </w:numPr>
      </w:pPr>
      <w:r>
        <w:t>Add any pertinent notes.</w:t>
      </w:r>
    </w:p>
    <w:p w14:paraId="5E39A69E" w14:textId="5F8275B3" w:rsidR="00E60615" w:rsidRDefault="00E60615" w:rsidP="00E60615"/>
    <w:p w14:paraId="2AEA4AF1" w14:textId="02A0D9FB" w:rsidR="00E60615" w:rsidRDefault="00547983" w:rsidP="00E60615">
      <w:r>
        <w:t>Regen</w:t>
      </w:r>
      <w:r w:rsidR="00E60615">
        <w:t xml:space="preserve"> Datasheet:</w:t>
      </w:r>
    </w:p>
    <w:p w14:paraId="0AA3D0CE" w14:textId="67142DD2" w:rsidR="00EB1B44" w:rsidRDefault="00E60615" w:rsidP="00EB1B44">
      <w:r>
        <w:rPr>
          <w:noProof/>
        </w:rPr>
        <w:drawing>
          <wp:inline distT="0" distB="0" distL="0" distR="0" wp14:anchorId="0CD3A95F" wp14:editId="4B17B1FE">
            <wp:extent cx="5937885" cy="32416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885" cy="3241675"/>
                    </a:xfrm>
                    <a:prstGeom prst="rect">
                      <a:avLst/>
                    </a:prstGeom>
                    <a:noFill/>
                    <a:ln>
                      <a:noFill/>
                    </a:ln>
                  </pic:spPr>
                </pic:pic>
              </a:graphicData>
            </a:graphic>
          </wp:inline>
        </w:drawing>
      </w:r>
    </w:p>
    <w:p w14:paraId="7B58A197" w14:textId="432A737C" w:rsidR="00EB1B44" w:rsidRPr="00FE6D0A" w:rsidRDefault="00EB1B44" w:rsidP="00EB1B44">
      <w:pPr>
        <w:pStyle w:val="ListParagraph"/>
        <w:numPr>
          <w:ilvl w:val="0"/>
          <w:numId w:val="4"/>
        </w:numPr>
        <w:rPr>
          <w:sz w:val="28"/>
          <w:szCs w:val="28"/>
        </w:rPr>
      </w:pPr>
      <w:r w:rsidRPr="00FE6D0A">
        <w:rPr>
          <w:sz w:val="28"/>
          <w:szCs w:val="28"/>
        </w:rPr>
        <w:t>Trees Data</w:t>
      </w:r>
    </w:p>
    <w:p w14:paraId="02D1DF0E" w14:textId="1DF50812" w:rsidR="009262AC" w:rsidRDefault="00EB1B44" w:rsidP="00EB1B44">
      <w:pPr>
        <w:pStyle w:val="ListParagraph"/>
        <w:numPr>
          <w:ilvl w:val="1"/>
          <w:numId w:val="4"/>
        </w:numPr>
      </w:pPr>
      <w:r>
        <w:t xml:space="preserve">On </w:t>
      </w:r>
      <w:r w:rsidR="00DE3491">
        <w:t xml:space="preserve">the </w:t>
      </w:r>
      <w:r>
        <w:t>Trees datasheet, write</w:t>
      </w:r>
      <w:r w:rsidR="007440E8">
        <w:t xml:space="preserve"> </w:t>
      </w:r>
      <w:r w:rsidR="00B7258A" w:rsidRPr="00F516C1">
        <w:rPr>
          <w:b/>
          <w:bCs/>
        </w:rPr>
        <w:t>Date</w:t>
      </w:r>
      <w:r w:rsidR="00B7258A">
        <w:t xml:space="preserve">, </w:t>
      </w:r>
      <w:r w:rsidR="007440E8" w:rsidRPr="007440E8">
        <w:rPr>
          <w:b/>
          <w:bCs/>
        </w:rPr>
        <w:t>Block</w:t>
      </w:r>
      <w:r w:rsidR="007440E8">
        <w:t xml:space="preserve"> (</w:t>
      </w:r>
      <w:r w:rsidR="004E7D89" w:rsidRPr="007440E8">
        <w:t>Treatment</w:t>
      </w:r>
      <w:r w:rsidR="007440E8">
        <w:t>) -</w:t>
      </w:r>
      <w:r>
        <w:t xml:space="preserve"> </w:t>
      </w:r>
      <w:r w:rsidRPr="00F516C1">
        <w:rPr>
          <w:b/>
          <w:bCs/>
        </w:rPr>
        <w:t>Plot</w:t>
      </w:r>
      <w:r>
        <w:t xml:space="preserve"> </w:t>
      </w:r>
      <w:r w:rsidRPr="00F516C1">
        <w:rPr>
          <w:b/>
          <w:bCs/>
        </w:rPr>
        <w:t>#</w:t>
      </w:r>
      <w:r w:rsidRPr="007440E8">
        <w:t>,</w:t>
      </w:r>
      <w:r w:rsidR="007440E8">
        <w:rPr>
          <w:b/>
          <w:bCs/>
        </w:rPr>
        <w:t xml:space="preserve"> </w:t>
      </w:r>
      <w:r w:rsidR="007440E8" w:rsidRPr="007440E8">
        <w:rPr>
          <w:b/>
          <w:bCs/>
        </w:rPr>
        <w:t>Site Name</w:t>
      </w:r>
      <w:r w:rsidR="007440E8">
        <w:t>,</w:t>
      </w:r>
      <w:r w:rsidR="00B7258A">
        <w:t xml:space="preserve"> </w:t>
      </w:r>
      <w:r>
        <w:t xml:space="preserve">and </w:t>
      </w:r>
      <w:r w:rsidRPr="00F516C1">
        <w:rPr>
          <w:b/>
          <w:bCs/>
        </w:rPr>
        <w:t>Crew member</w:t>
      </w:r>
      <w:r w:rsidR="00B7258A">
        <w:rPr>
          <w:b/>
          <w:bCs/>
        </w:rPr>
        <w:t>s</w:t>
      </w:r>
      <w:r w:rsidR="00B7258A">
        <w:t>.</w:t>
      </w:r>
      <w:del w:id="24" w:author="Judson Fisher" w:date="2022-09-14T16:56:00Z">
        <w:r w:rsidR="009262AC" w:rsidDel="00C6468F">
          <w:delText xml:space="preserve">  </w:delText>
        </w:r>
        <w:r w:rsidR="009262AC" w:rsidRPr="009262AC" w:rsidDel="00C6468F">
          <w:rPr>
            <w:highlight w:val="yellow"/>
          </w:rPr>
          <w:delText xml:space="preserve">Record the average </w:delText>
        </w:r>
        <w:commentRangeStart w:id="25"/>
        <w:r w:rsidR="009262AC" w:rsidRPr="009262AC" w:rsidDel="00C6468F">
          <w:rPr>
            <w:highlight w:val="yellow"/>
          </w:rPr>
          <w:delText>slope</w:delText>
        </w:r>
      </w:del>
      <w:commentRangeEnd w:id="25"/>
      <w:r w:rsidR="00C6468F">
        <w:rPr>
          <w:rStyle w:val="CommentReference"/>
        </w:rPr>
        <w:commentReference w:id="25"/>
      </w:r>
      <w:del w:id="26" w:author="Judson Fisher" w:date="2022-09-14T16:56:00Z">
        <w:r w:rsidR="009262AC" w:rsidRPr="009262AC" w:rsidDel="00C6468F">
          <w:rPr>
            <w:highlight w:val="yellow"/>
          </w:rPr>
          <w:delText xml:space="preserve"> and aspect of the plot</w:delText>
        </w:r>
        <w:r w:rsidR="009262AC" w:rsidDel="00C6468F">
          <w:delText>.</w:delText>
        </w:r>
      </w:del>
    </w:p>
    <w:p w14:paraId="123C1C43" w14:textId="00DBFD74" w:rsidR="00EB1B44" w:rsidRDefault="009262AC" w:rsidP="009262AC">
      <w:pPr>
        <w:pStyle w:val="ListParagraph"/>
        <w:numPr>
          <w:ilvl w:val="2"/>
          <w:numId w:val="4"/>
        </w:numPr>
      </w:pPr>
      <w:r>
        <w:t>Aspect is the azimuth that the slope is facing.  It can be</w:t>
      </w:r>
      <w:r w:rsidR="006C2419">
        <w:t xml:space="preserve"> thought of as</w:t>
      </w:r>
      <w:r>
        <w:t xml:space="preserve"> the direction that water would travel.</w:t>
      </w:r>
    </w:p>
    <w:p w14:paraId="1296EC7D" w14:textId="207EA050" w:rsidR="006C2419" w:rsidRDefault="001542C6" w:rsidP="00030891">
      <w:pPr>
        <w:jc w:val="center"/>
      </w:pPr>
      <w:r>
        <w:rPr>
          <w:noProof/>
        </w:rPr>
        <w:lastRenderedPageBreak/>
        <w:drawing>
          <wp:inline distT="0" distB="0" distL="0" distR="0" wp14:anchorId="7428EE9F" wp14:editId="7AAC05AF">
            <wp:extent cx="2728076" cy="2316137"/>
            <wp:effectExtent l="19050" t="19050" r="1524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5360" cy="2330811"/>
                    </a:xfrm>
                    <a:prstGeom prst="rect">
                      <a:avLst/>
                    </a:prstGeom>
                    <a:noFill/>
                    <a:ln w="3175">
                      <a:solidFill>
                        <a:schemeClr val="tx1"/>
                      </a:solidFill>
                    </a:ln>
                  </pic:spPr>
                </pic:pic>
              </a:graphicData>
            </a:graphic>
          </wp:inline>
        </w:drawing>
      </w:r>
    </w:p>
    <w:p w14:paraId="341AC2F0" w14:textId="0CF37CD3" w:rsidR="00EB7F91" w:rsidRPr="00245893" w:rsidDel="00C6468F" w:rsidRDefault="00245893" w:rsidP="00EB1B44">
      <w:pPr>
        <w:pStyle w:val="ListParagraph"/>
        <w:numPr>
          <w:ilvl w:val="1"/>
          <w:numId w:val="4"/>
        </w:numPr>
        <w:rPr>
          <w:del w:id="27" w:author="Judson Fisher" w:date="2022-09-14T16:56:00Z"/>
          <w:highlight w:val="yellow"/>
        </w:rPr>
      </w:pPr>
      <w:del w:id="28" w:author="Judson Fisher" w:date="2022-09-14T16:56:00Z">
        <w:r w:rsidRPr="00245893" w:rsidDel="00C6468F">
          <w:rPr>
            <w:highlight w:val="yellow"/>
          </w:rPr>
          <w:delText xml:space="preserve">Record Location with </w:delText>
        </w:r>
        <w:commentRangeStart w:id="29"/>
        <w:r w:rsidRPr="00245893" w:rsidDel="00C6468F">
          <w:rPr>
            <w:highlight w:val="yellow"/>
          </w:rPr>
          <w:delText>GPS</w:delText>
        </w:r>
      </w:del>
      <w:commentRangeEnd w:id="29"/>
      <w:r w:rsidR="00C6468F">
        <w:rPr>
          <w:rStyle w:val="CommentReference"/>
        </w:rPr>
        <w:commentReference w:id="29"/>
      </w:r>
      <w:del w:id="30" w:author="Judson Fisher" w:date="2022-09-14T16:56:00Z">
        <w:r w:rsidRPr="00245893" w:rsidDel="00C6468F">
          <w:rPr>
            <w:highlight w:val="yellow"/>
          </w:rPr>
          <w:delText xml:space="preserve"> reception (??? – what is this</w:delText>
        </w:r>
        <w:r w:rsidDel="00C6468F">
          <w:rPr>
            <w:highlight w:val="yellow"/>
          </w:rPr>
          <w:delText xml:space="preserve"> middle section </w:delText>
        </w:r>
        <w:r w:rsidR="00824750" w:rsidDel="00C6468F">
          <w:rPr>
            <w:highlight w:val="yellow"/>
          </w:rPr>
          <w:delText>at the top of</w:delText>
        </w:r>
        <w:r w:rsidDel="00C6468F">
          <w:rPr>
            <w:highlight w:val="yellow"/>
          </w:rPr>
          <w:delText xml:space="preserve"> Tree datasheet</w:delText>
        </w:r>
        <w:r w:rsidRPr="00245893" w:rsidDel="00C6468F">
          <w:rPr>
            <w:highlight w:val="yellow"/>
          </w:rPr>
          <w:delText>?)</w:delText>
        </w:r>
      </w:del>
    </w:p>
    <w:p w14:paraId="1C7C1DC5" w14:textId="740479A5" w:rsidR="00245893" w:rsidRDefault="00824750" w:rsidP="00EB1B44">
      <w:pPr>
        <w:pStyle w:val="ListParagraph"/>
        <w:numPr>
          <w:ilvl w:val="1"/>
          <w:numId w:val="4"/>
        </w:numPr>
      </w:pPr>
      <w:r>
        <w:t>Tag trees (</w:t>
      </w:r>
      <w:r>
        <w:rPr>
          <w:rFonts w:cstheme="minorHAnsi"/>
        </w:rPr>
        <w:t>≥</w:t>
      </w:r>
      <w:r>
        <w:t>10cm DBH) starting at 0</w:t>
      </w:r>
      <w:r>
        <w:rPr>
          <w:rFonts w:cstheme="minorHAnsi"/>
        </w:rPr>
        <w:t>°</w:t>
      </w:r>
      <w:r>
        <w:t xml:space="preserve"> from plot center and working your way clockwise</w:t>
      </w:r>
      <w:r w:rsidR="0054047A">
        <w:t xml:space="preserve"> within a 11.28-meter plot radius</w:t>
      </w:r>
      <w:r>
        <w:t>.  Nail tags in at DBH (measured from uphill side of tree), with tag facing plot center.</w:t>
      </w:r>
    </w:p>
    <w:p w14:paraId="5EB7DB71" w14:textId="77777777" w:rsidR="00824750" w:rsidRDefault="00824750" w:rsidP="00EB1B44">
      <w:pPr>
        <w:pStyle w:val="ListParagraph"/>
        <w:numPr>
          <w:ilvl w:val="1"/>
          <w:numId w:val="4"/>
        </w:numPr>
      </w:pPr>
      <w:r>
        <w:t xml:space="preserve">For each tree, record: </w:t>
      </w:r>
    </w:p>
    <w:p w14:paraId="6B5FFC7B" w14:textId="77777777" w:rsidR="00824750" w:rsidRDefault="00824750" w:rsidP="00824750">
      <w:pPr>
        <w:pStyle w:val="ListParagraph"/>
        <w:numPr>
          <w:ilvl w:val="2"/>
          <w:numId w:val="4"/>
        </w:numPr>
      </w:pPr>
      <w:r w:rsidRPr="006B2F48">
        <w:rPr>
          <w:b/>
          <w:bCs/>
        </w:rPr>
        <w:t>Tag</w:t>
      </w:r>
      <w:r>
        <w:t xml:space="preserve"> </w:t>
      </w:r>
      <w:r w:rsidRPr="006B2F48">
        <w:rPr>
          <w:b/>
          <w:bCs/>
        </w:rPr>
        <w:t>#</w:t>
      </w:r>
      <w:r w:rsidRPr="006B2F48">
        <w:t>,</w:t>
      </w:r>
      <w:r>
        <w:t xml:space="preserve"> </w:t>
      </w:r>
    </w:p>
    <w:p w14:paraId="4ED54E1B" w14:textId="77777777" w:rsidR="00824750" w:rsidRDefault="00824750" w:rsidP="00824750">
      <w:pPr>
        <w:pStyle w:val="ListParagraph"/>
        <w:numPr>
          <w:ilvl w:val="2"/>
          <w:numId w:val="4"/>
        </w:numPr>
      </w:pPr>
      <w:r w:rsidRPr="006B2F48">
        <w:rPr>
          <w:b/>
          <w:bCs/>
        </w:rPr>
        <w:t>Species</w:t>
      </w:r>
      <w:r>
        <w:t xml:space="preserve">, </w:t>
      </w:r>
    </w:p>
    <w:p w14:paraId="056834B2" w14:textId="3BD3639F" w:rsidR="00824750" w:rsidRDefault="00824750" w:rsidP="00EE448D">
      <w:pPr>
        <w:pStyle w:val="ListParagraph"/>
        <w:numPr>
          <w:ilvl w:val="2"/>
          <w:numId w:val="4"/>
        </w:numPr>
      </w:pPr>
      <w:r w:rsidRPr="006B2F48">
        <w:rPr>
          <w:b/>
          <w:bCs/>
        </w:rPr>
        <w:t>DBH</w:t>
      </w:r>
      <w:r>
        <w:t xml:space="preserve"> (</w:t>
      </w:r>
      <w:r w:rsidR="006312C8">
        <w:t xml:space="preserve">from </w:t>
      </w:r>
      <w:r>
        <w:t>u</w:t>
      </w:r>
      <w:r w:rsidR="00EE448D">
        <w:t>phill side – use Biltmore</w:t>
      </w:r>
      <w:r w:rsidR="006312C8">
        <w:t xml:space="preserve"> stick</w:t>
      </w:r>
      <w:r w:rsidR="00EE448D">
        <w:t xml:space="preserve"> if you </w:t>
      </w:r>
      <w:r w:rsidR="00E771B5">
        <w:t>cannot</w:t>
      </w:r>
      <w:r w:rsidR="00EE448D">
        <w:t xml:space="preserve"> use D-tape)</w:t>
      </w:r>
      <w:r>
        <w:t xml:space="preserve">, </w:t>
      </w:r>
    </w:p>
    <w:p w14:paraId="0322779B" w14:textId="77777777" w:rsidR="00824750" w:rsidRPr="00824750" w:rsidRDefault="00824750" w:rsidP="00824750">
      <w:pPr>
        <w:pStyle w:val="ListParagraph"/>
        <w:numPr>
          <w:ilvl w:val="2"/>
          <w:numId w:val="4"/>
        </w:numPr>
        <w:rPr>
          <w:strike/>
        </w:rPr>
      </w:pPr>
      <w:r w:rsidRPr="00824750">
        <w:rPr>
          <w:strike/>
          <w:highlight w:val="yellow"/>
        </w:rPr>
        <w:t>Height</w:t>
      </w:r>
      <w:r w:rsidRPr="00824750">
        <w:rPr>
          <w:strike/>
        </w:rPr>
        <w:t xml:space="preserve">, </w:t>
      </w:r>
    </w:p>
    <w:p w14:paraId="4ABC8892" w14:textId="764F7D57" w:rsidR="00E23FDC" w:rsidRDefault="00824750" w:rsidP="00824750">
      <w:pPr>
        <w:pStyle w:val="ListParagraph"/>
        <w:numPr>
          <w:ilvl w:val="2"/>
          <w:numId w:val="4"/>
        </w:numPr>
      </w:pPr>
      <w:r w:rsidRPr="006B2F48">
        <w:rPr>
          <w:b/>
          <w:bCs/>
        </w:rPr>
        <w:t>Crown to base Height</w:t>
      </w:r>
      <w:r w:rsidR="00E23FDC">
        <w:t>,</w:t>
      </w:r>
    </w:p>
    <w:p w14:paraId="6CEC2388" w14:textId="46FCDC17" w:rsidR="00E23FDC" w:rsidRDefault="00E23FDC" w:rsidP="00E23FDC">
      <w:pPr>
        <w:pStyle w:val="ListParagraph"/>
        <w:numPr>
          <w:ilvl w:val="3"/>
          <w:numId w:val="4"/>
        </w:numPr>
      </w:pPr>
      <w:r>
        <w:t xml:space="preserve">Measured from base of tree to lowest continuous crown </w:t>
      </w:r>
      <w:r w:rsidR="007860B2">
        <w:t>that is</w:t>
      </w:r>
      <w:r>
        <w:t xml:space="preserve"> representative of the tree’s crown</w:t>
      </w:r>
    </w:p>
    <w:p w14:paraId="14CAFC1A" w14:textId="7D3CD53B" w:rsidR="00824750" w:rsidRDefault="00E23FDC" w:rsidP="00E23FDC">
      <w:pPr>
        <w:pStyle w:val="ListParagraph"/>
        <w:numPr>
          <w:ilvl w:val="3"/>
          <w:numId w:val="4"/>
        </w:numPr>
      </w:pPr>
      <w:r>
        <w:t>C</w:t>
      </w:r>
      <w:r w:rsidR="00283C05">
        <w:t>an be negative</w:t>
      </w:r>
      <w:r>
        <w:t xml:space="preserve"> value</w:t>
      </w:r>
      <w:r w:rsidR="00283C05">
        <w:t>, but record negative values as zero</w:t>
      </w:r>
    </w:p>
    <w:p w14:paraId="7B876D41" w14:textId="289412B5" w:rsidR="00824750" w:rsidRDefault="00824750" w:rsidP="00824750">
      <w:pPr>
        <w:pStyle w:val="ListParagraph"/>
        <w:numPr>
          <w:ilvl w:val="2"/>
          <w:numId w:val="4"/>
        </w:numPr>
        <w:rPr>
          <w:strike/>
          <w:highlight w:val="yellow"/>
        </w:rPr>
      </w:pPr>
      <w:r w:rsidRPr="00824750">
        <w:rPr>
          <w:strike/>
          <w:highlight w:val="yellow"/>
        </w:rPr>
        <w:t>Crown ratio</w:t>
      </w:r>
    </w:p>
    <w:p w14:paraId="539E8251" w14:textId="77CA5D90" w:rsidR="008D232A" w:rsidRPr="008D232A" w:rsidRDefault="008D232A" w:rsidP="00824750">
      <w:pPr>
        <w:pStyle w:val="ListParagraph"/>
        <w:numPr>
          <w:ilvl w:val="2"/>
          <w:numId w:val="4"/>
        </w:numPr>
        <w:rPr>
          <w:b/>
          <w:bCs/>
        </w:rPr>
      </w:pPr>
      <w:r w:rsidRPr="008D232A">
        <w:rPr>
          <w:b/>
          <w:bCs/>
        </w:rPr>
        <w:t>Same Clump Tag #</w:t>
      </w:r>
      <w:r w:rsidRPr="008D232A">
        <w:t>,</w:t>
      </w:r>
    </w:p>
    <w:p w14:paraId="1515938E" w14:textId="6A966965" w:rsidR="008D232A" w:rsidRDefault="008D232A" w:rsidP="008D232A">
      <w:pPr>
        <w:pStyle w:val="ListParagraph"/>
        <w:numPr>
          <w:ilvl w:val="3"/>
          <w:numId w:val="4"/>
        </w:numPr>
      </w:pPr>
      <w:r>
        <w:t>If trees are in a clump (RW or TO), then list the other trees within that clump.</w:t>
      </w:r>
    </w:p>
    <w:p w14:paraId="27563DB5" w14:textId="3039BAD7" w:rsidR="008D232A" w:rsidRDefault="008D232A" w:rsidP="008D232A">
      <w:pPr>
        <w:pStyle w:val="ListParagraph"/>
        <w:numPr>
          <w:ilvl w:val="3"/>
          <w:numId w:val="4"/>
        </w:numPr>
      </w:pPr>
      <w:r>
        <w:t xml:space="preserve">RW are clumped only if they are in close proximity.  Old growth fairy rings </w:t>
      </w:r>
      <w:r w:rsidR="00E771B5">
        <w:t>are not</w:t>
      </w:r>
      <w:r>
        <w:t xml:space="preserve"> considered clumped.</w:t>
      </w:r>
    </w:p>
    <w:p w14:paraId="31C18F6A" w14:textId="5F0E7331" w:rsidR="00E771B5" w:rsidRPr="008D232A" w:rsidRDefault="00E771B5" w:rsidP="008D232A">
      <w:pPr>
        <w:pStyle w:val="ListParagraph"/>
        <w:numPr>
          <w:ilvl w:val="3"/>
          <w:numId w:val="4"/>
        </w:numPr>
      </w:pPr>
      <w:r>
        <w:t>Tanoak stems</w:t>
      </w:r>
      <w:ins w:id="31" w:author="Judson Fisher" w:date="2022-09-14T16:57:00Z">
        <w:r w:rsidR="00884245">
          <w:t xml:space="preserve"> that for</w:t>
        </w:r>
      </w:ins>
      <w:ins w:id="32" w:author="Judson Fisher" w:date="2022-09-14T16:58:00Z">
        <w:r w:rsidR="00884245">
          <w:t>k below breast height</w:t>
        </w:r>
      </w:ins>
      <w:r>
        <w:t xml:space="preserve"> are separate stems if they are co-dominant or intermediate.</w:t>
      </w:r>
    </w:p>
    <w:p w14:paraId="087B2CFA" w14:textId="77777777" w:rsidR="00EE448D" w:rsidRDefault="00EE448D" w:rsidP="00824750">
      <w:pPr>
        <w:pStyle w:val="ListParagraph"/>
        <w:numPr>
          <w:ilvl w:val="2"/>
          <w:numId w:val="4"/>
        </w:numPr>
      </w:pPr>
      <w:r w:rsidRPr="008D232A">
        <w:rPr>
          <w:b/>
          <w:bCs/>
        </w:rPr>
        <w:t>Defect</w:t>
      </w:r>
      <w:r w:rsidRPr="008D232A">
        <w:t xml:space="preserve"> by location</w:t>
      </w:r>
      <w:r>
        <w:t xml:space="preserve"> – split tree into thirds.  </w:t>
      </w:r>
    </w:p>
    <w:p w14:paraId="083CE5DC" w14:textId="7DF4C9C4" w:rsidR="00824750" w:rsidRDefault="00EE448D" w:rsidP="00EE448D">
      <w:pPr>
        <w:pStyle w:val="ListParagraph"/>
        <w:numPr>
          <w:ilvl w:val="3"/>
          <w:numId w:val="4"/>
        </w:numPr>
      </w:pPr>
      <w:r>
        <w:t>If the</w:t>
      </w:r>
      <w:r w:rsidR="009A2B3A">
        <w:t xml:space="preserve"> tree has</w:t>
      </w:r>
      <w:r>
        <w:t xml:space="preserve"> a broken top, </w:t>
      </w:r>
      <w:del w:id="33" w:author="Judson Fisher" w:date="2022-09-14T16:58:00Z">
        <w:r w:rsidDel="00884245">
          <w:delText xml:space="preserve">imagine the height of the tree if the top </w:delText>
        </w:r>
        <w:r w:rsidR="00E771B5" w:rsidDel="00884245">
          <w:delText>had not</w:delText>
        </w:r>
        <w:r w:rsidDel="00884245">
          <w:delText xml:space="preserve"> broken and split that imagined height into thirds.</w:delText>
        </w:r>
      </w:del>
      <w:ins w:id="34" w:author="Judson Fisher" w:date="2022-09-14T16:58:00Z">
        <w:r w:rsidR="00884245">
          <w:t>estimate</w:t>
        </w:r>
      </w:ins>
      <w:ins w:id="35" w:author="Judson Fisher" w:date="2022-09-14T17:01:00Z">
        <w:r w:rsidR="00884245">
          <w:t xml:space="preserve"> the location where the tree broke (top, mid., or bottom third)</w:t>
        </w:r>
      </w:ins>
      <w:r>
        <w:t xml:space="preserve">  </w:t>
      </w:r>
    </w:p>
    <w:p w14:paraId="594F13D5" w14:textId="5E85425C" w:rsidR="00EE448D" w:rsidRDefault="00EE448D" w:rsidP="003B2AAE">
      <w:pPr>
        <w:pStyle w:val="ListParagraph"/>
        <w:numPr>
          <w:ilvl w:val="3"/>
          <w:numId w:val="4"/>
        </w:numPr>
      </w:pPr>
      <w:r>
        <w:t xml:space="preserve">See defect codes in datasheet.  </w:t>
      </w:r>
      <w:r w:rsidR="003B2AAE">
        <w:t>Also u</w:t>
      </w:r>
      <w:r>
        <w:t xml:space="preserve">se </w:t>
      </w:r>
      <w:r w:rsidR="003B2AAE">
        <w:t>“</w:t>
      </w:r>
      <w:r>
        <w:t>LDS</w:t>
      </w:r>
      <w:r w:rsidR="003B2AAE">
        <w:t>” defect code</w:t>
      </w:r>
      <w:r>
        <w:t xml:space="preserve"> for </w:t>
      </w:r>
      <w:r w:rsidR="006B2F48">
        <w:t xml:space="preserve">RW with </w:t>
      </w:r>
      <w:r>
        <w:t xml:space="preserve">Large </w:t>
      </w:r>
      <w:r w:rsidR="003B2AAE">
        <w:t>Dead</w:t>
      </w:r>
      <w:r>
        <w:t xml:space="preserve"> </w:t>
      </w:r>
      <w:r w:rsidR="003B2AAE">
        <w:t>Sprout</w:t>
      </w:r>
      <w:r>
        <w:t xml:space="preserve"> (</w:t>
      </w:r>
      <w:r w:rsidRPr="003B2AAE">
        <w:rPr>
          <w:rFonts w:cstheme="minorHAnsi"/>
        </w:rPr>
        <w:t>≥</w:t>
      </w:r>
      <w:r>
        <w:t>10 cm branch that will scar)</w:t>
      </w:r>
      <w:r w:rsidR="00283C05">
        <w:t xml:space="preserve">.  </w:t>
      </w:r>
    </w:p>
    <w:p w14:paraId="5C17BE4A" w14:textId="19280AF9" w:rsidR="003B2AAE" w:rsidRDefault="003B2AAE" w:rsidP="00EE448D">
      <w:pPr>
        <w:pStyle w:val="ListParagraph"/>
        <w:numPr>
          <w:ilvl w:val="3"/>
          <w:numId w:val="4"/>
        </w:numPr>
      </w:pPr>
      <w:r>
        <w:t xml:space="preserve">Tanoaks have splits in bark.  Count it as a scar if the cambium is exposed.  If </w:t>
      </w:r>
      <w:r w:rsidR="00E771B5">
        <w:t>it is</w:t>
      </w:r>
      <w:r>
        <w:t xml:space="preserve"> healed, </w:t>
      </w:r>
      <w:r w:rsidR="00E771B5">
        <w:t>do not</w:t>
      </w:r>
      <w:r>
        <w:t xml:space="preserve"> count it as a scar.</w:t>
      </w:r>
    </w:p>
    <w:p w14:paraId="2E2DDE7E" w14:textId="7DE11087" w:rsidR="003B2AAE" w:rsidRDefault="003B2AAE" w:rsidP="00EE448D">
      <w:pPr>
        <w:pStyle w:val="ListParagraph"/>
        <w:numPr>
          <w:ilvl w:val="3"/>
          <w:numId w:val="4"/>
        </w:numPr>
      </w:pPr>
      <w:r>
        <w:t xml:space="preserve">Scar vs cavity – </w:t>
      </w:r>
      <w:r w:rsidR="00E771B5">
        <w:t>it is</w:t>
      </w:r>
      <w:r>
        <w:t xml:space="preserve"> a cavity when the exposed wood rots</w:t>
      </w:r>
      <w:ins w:id="36" w:author="Judson Fisher" w:date="2022-09-14T17:02:00Z">
        <w:r w:rsidR="00884245">
          <w:t>, or burns.</w:t>
        </w:r>
      </w:ins>
    </w:p>
    <w:p w14:paraId="758ABBDC" w14:textId="3E5882DE" w:rsidR="003B2AAE" w:rsidRDefault="003B2AAE" w:rsidP="00EE448D">
      <w:pPr>
        <w:pStyle w:val="ListParagraph"/>
        <w:numPr>
          <w:ilvl w:val="3"/>
          <w:numId w:val="4"/>
        </w:numPr>
      </w:pPr>
      <w:r>
        <w:lastRenderedPageBreak/>
        <w:t>If the lean is less than 60</w:t>
      </w:r>
      <w:r>
        <w:rPr>
          <w:rFonts w:cstheme="minorHAnsi"/>
        </w:rPr>
        <w:t>°</w:t>
      </w:r>
      <w:r>
        <w:t xml:space="preserve"> (horizontal is at 0</w:t>
      </w:r>
      <w:r>
        <w:rPr>
          <w:rFonts w:cstheme="minorHAnsi"/>
        </w:rPr>
        <w:t>°</w:t>
      </w:r>
      <w:r>
        <w:t xml:space="preserve"> and vertical is 90</w:t>
      </w:r>
      <w:r>
        <w:rPr>
          <w:rFonts w:cstheme="minorHAnsi"/>
        </w:rPr>
        <w:t>°</w:t>
      </w:r>
      <w:r>
        <w:t xml:space="preserve">), </w:t>
      </w:r>
      <w:del w:id="37" w:author="Judson Fisher" w:date="2022-09-14T17:04:00Z">
        <w:r w:rsidDel="001C25E5">
          <w:delText>then record the angle of lean.  Example: bottom 1/3: 45</w:delText>
        </w:r>
        <w:r w:rsidDel="001C25E5">
          <w:rPr>
            <w:rFonts w:cstheme="minorHAnsi"/>
          </w:rPr>
          <w:delText>°</w:delText>
        </w:r>
        <w:r w:rsidDel="001C25E5">
          <w:delText xml:space="preserve"> lean</w:delText>
        </w:r>
      </w:del>
      <w:ins w:id="38" w:author="Judson Fisher" w:date="2022-09-14T17:04:00Z">
        <w:r w:rsidR="001C25E5">
          <w:t>record the average tree lean in the notes: “lean:45</w:t>
        </w:r>
      </w:ins>
      <w:ins w:id="39" w:author="Judson Fisher" w:date="2022-09-14T17:07:00Z">
        <w:r w:rsidR="001C25E5">
          <w:t>°”</w:t>
        </w:r>
      </w:ins>
    </w:p>
    <w:p w14:paraId="071F0FD3" w14:textId="6C8A4159" w:rsidR="003B2AAE" w:rsidRDefault="006B2F48" w:rsidP="00EE448D">
      <w:pPr>
        <w:pStyle w:val="ListParagraph"/>
        <w:numPr>
          <w:ilvl w:val="3"/>
          <w:numId w:val="4"/>
        </w:numPr>
      </w:pPr>
      <w:r>
        <w:t xml:space="preserve">Forks – if the stems </w:t>
      </w:r>
      <w:ins w:id="40" w:author="Judson Fisher" w:date="2022-09-14T17:07:00Z">
        <w:r w:rsidR="00F0040E">
          <w:t>of conifer</w:t>
        </w:r>
      </w:ins>
      <w:ins w:id="41" w:author="Judson Fisher" w:date="2022-09-14T17:08:00Z">
        <w:r w:rsidR="00F0040E">
          <w:t xml:space="preserve">s </w:t>
        </w:r>
      </w:ins>
      <w:r>
        <w:t>are co-dominant or intermediate, count it as forked</w:t>
      </w:r>
      <w:ins w:id="42" w:author="Judson Fisher" w:date="2022-09-14T17:08:00Z">
        <w:r w:rsidR="00F0040E">
          <w:t>, ignore forking in hardwoods</w:t>
        </w:r>
      </w:ins>
      <w:r>
        <w:t>.</w:t>
      </w:r>
    </w:p>
    <w:p w14:paraId="5F9709D4" w14:textId="602CEB56" w:rsidR="006B2F48" w:rsidRDefault="006B2F48" w:rsidP="006B2F48">
      <w:pPr>
        <w:pStyle w:val="ListParagraph"/>
        <w:numPr>
          <w:ilvl w:val="2"/>
          <w:numId w:val="4"/>
        </w:numPr>
      </w:pPr>
      <w:r>
        <w:t xml:space="preserve">Some sites have a lot of </w:t>
      </w:r>
      <w:r w:rsidRPr="006B2F48">
        <w:rPr>
          <w:b/>
          <w:bCs/>
        </w:rPr>
        <w:t>dead crown</w:t>
      </w:r>
      <w:r>
        <w:t xml:space="preserve"> down the length of the trees.  If your plot is in this type of stand, record in the notes for the Tree datasheet.  Only record it if dead crown generally extends down the tree to within 2 meters of the ground.  Note about where the dead crown starts (1/2 meter from the ground, for example).</w:t>
      </w:r>
      <w:ins w:id="43" w:author="Judson Fisher" w:date="2022-09-14T17:09:00Z">
        <w:r w:rsidR="00F0040E">
          <w:t xml:space="preserve"> Reserve dead crown notes for</w:t>
        </w:r>
      </w:ins>
      <w:ins w:id="44" w:author="Judson Fisher" w:date="2022-09-14T17:10:00Z">
        <w:r w:rsidR="00F0040E">
          <w:t xml:space="preserve"> trees whose dead crowns have many fine (&lt;1/4”) branches.</w:t>
        </w:r>
      </w:ins>
    </w:p>
    <w:p w14:paraId="5062A349" w14:textId="2C8D3737" w:rsidR="00EE448D" w:rsidRPr="00D60B2C" w:rsidRDefault="00D60B2C" w:rsidP="00824750">
      <w:pPr>
        <w:pStyle w:val="ListParagraph"/>
        <w:numPr>
          <w:ilvl w:val="2"/>
          <w:numId w:val="4"/>
        </w:numPr>
        <w:rPr>
          <w:b/>
          <w:bCs/>
        </w:rPr>
      </w:pPr>
      <w:r w:rsidRPr="00D60B2C">
        <w:rPr>
          <w:b/>
          <w:bCs/>
        </w:rPr>
        <w:t>DBHs of &lt;10cm clump trees</w:t>
      </w:r>
    </w:p>
    <w:p w14:paraId="408C0C4D" w14:textId="083F2453" w:rsidR="00D60B2C" w:rsidRDefault="006F1077" w:rsidP="00D60B2C">
      <w:pPr>
        <w:pStyle w:val="ListParagraph"/>
        <w:numPr>
          <w:ilvl w:val="3"/>
          <w:numId w:val="4"/>
        </w:numPr>
      </w:pPr>
      <w:r>
        <w:t>List the DBHs (</w:t>
      </w:r>
      <w:del w:id="45" w:author="Judson Fisher" w:date="2022-09-14T17:11:00Z">
        <w:r w:rsidDel="00F0040E">
          <w:delText>by DBH class</w:delText>
        </w:r>
      </w:del>
      <w:ins w:id="46" w:author="Judson Fisher" w:date="2022-09-14T17:11:00Z">
        <w:r w:rsidR="00F0040E">
          <w:t>rounded to nearest cm</w:t>
        </w:r>
      </w:ins>
      <w:r>
        <w:t>) for saplings that are clumped with the tagged tree</w:t>
      </w:r>
      <w:r w:rsidR="000356FC">
        <w:t>.</w:t>
      </w:r>
    </w:p>
    <w:p w14:paraId="36AC02BF" w14:textId="7C32DF69" w:rsidR="008D232A" w:rsidRDefault="008D232A" w:rsidP="008D232A">
      <w:pPr>
        <w:pStyle w:val="ListParagraph"/>
        <w:numPr>
          <w:ilvl w:val="2"/>
          <w:numId w:val="4"/>
        </w:numPr>
      </w:pPr>
      <w:r>
        <w:t>Take notes in “Notes” column as needed</w:t>
      </w:r>
    </w:p>
    <w:p w14:paraId="46B1A858" w14:textId="1DDF4E0F" w:rsidR="008D232A" w:rsidRDefault="000356FC" w:rsidP="008D232A">
      <w:pPr>
        <w:pStyle w:val="ListParagraph"/>
        <w:numPr>
          <w:ilvl w:val="2"/>
          <w:numId w:val="4"/>
        </w:numPr>
      </w:pPr>
      <w:r>
        <w:t xml:space="preserve">Tag two </w:t>
      </w:r>
      <w:r w:rsidRPr="000356FC">
        <w:rPr>
          <w:b/>
          <w:bCs/>
        </w:rPr>
        <w:t>reference trees</w:t>
      </w:r>
      <w:r>
        <w:t xml:space="preserve"> (favor larger, vigorous </w:t>
      </w:r>
      <w:r w:rsidR="00BD578D">
        <w:t>conifers</w:t>
      </w:r>
      <w:r>
        <w:t xml:space="preserve"> closer to plot center)</w:t>
      </w:r>
    </w:p>
    <w:p w14:paraId="2097E6B9" w14:textId="5A3EC805" w:rsidR="000356FC" w:rsidRDefault="000356FC" w:rsidP="000356FC">
      <w:pPr>
        <w:pStyle w:val="ListParagraph"/>
        <w:numPr>
          <w:ilvl w:val="3"/>
          <w:numId w:val="4"/>
        </w:numPr>
      </w:pPr>
      <w:r>
        <w:t>Tag with the blank reference tags.  Use ball point pen to record</w:t>
      </w:r>
      <w:r w:rsidR="00BD578D">
        <w:t xml:space="preserve"> o</w:t>
      </w:r>
      <w:r w:rsidR="00EA723E">
        <w:t xml:space="preserve">n </w:t>
      </w:r>
      <w:r w:rsidR="00BD578D">
        <w:t>reference tag:</w:t>
      </w:r>
      <w:r>
        <w:t xml:space="preserve"> </w:t>
      </w:r>
      <w:r w:rsidRPr="00EA723E">
        <w:rPr>
          <w:b/>
          <w:bCs/>
        </w:rPr>
        <w:t>tree tag #</w:t>
      </w:r>
      <w:r w:rsidR="00BD578D">
        <w:t xml:space="preserve">, and </w:t>
      </w:r>
      <w:r w:rsidR="00BD578D" w:rsidRPr="00EA723E">
        <w:rPr>
          <w:b/>
          <w:bCs/>
        </w:rPr>
        <w:t xml:space="preserve">horizontal </w:t>
      </w:r>
      <w:r w:rsidRPr="00EA723E">
        <w:rPr>
          <w:b/>
          <w:bCs/>
        </w:rPr>
        <w:t>distance</w:t>
      </w:r>
      <w:r w:rsidRPr="00BD578D">
        <w:t xml:space="preserve"> and </w:t>
      </w:r>
      <w:r w:rsidRPr="00EA723E">
        <w:rPr>
          <w:b/>
          <w:bCs/>
        </w:rPr>
        <w:t>azimuth</w:t>
      </w:r>
      <w:r w:rsidRPr="00BD578D">
        <w:t xml:space="preserve"> to plot center.  Nail tag to the base of the</w:t>
      </w:r>
      <w:r>
        <w:t xml:space="preserve"> tree.</w:t>
      </w:r>
    </w:p>
    <w:p w14:paraId="2152B8C3" w14:textId="07AF6B1C" w:rsidR="000356FC" w:rsidRDefault="00993C2B" w:rsidP="000356FC">
      <w:pPr>
        <w:pStyle w:val="ListParagraph"/>
        <w:numPr>
          <w:ilvl w:val="3"/>
          <w:numId w:val="4"/>
        </w:numPr>
      </w:pPr>
      <w:r>
        <w:t>Record the tree tag #, distance, and azimuth in Tree datasheet.</w:t>
      </w:r>
    </w:p>
    <w:p w14:paraId="70324FE6" w14:textId="2BFCA857" w:rsidR="00C21A34" w:rsidRDefault="00547983" w:rsidP="00C21A34">
      <w:r>
        <w:t>Tree</w:t>
      </w:r>
      <w:r w:rsidR="00C21A34">
        <w:t xml:space="preserve"> Datasheet:</w:t>
      </w:r>
      <w:r w:rsidR="00C21A34" w:rsidRPr="00C21A34">
        <w:rPr>
          <w:noProof/>
        </w:rPr>
        <w:drawing>
          <wp:inline distT="0" distB="0" distL="0" distR="0" wp14:anchorId="227564C9" wp14:editId="1DAFAD61">
            <wp:extent cx="5943600" cy="261493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5943600" cy="2614930"/>
                    </a:xfrm>
                    <a:prstGeom prst="rect">
                      <a:avLst/>
                    </a:prstGeom>
                  </pic:spPr>
                </pic:pic>
              </a:graphicData>
            </a:graphic>
          </wp:inline>
        </w:drawing>
      </w:r>
    </w:p>
    <w:p w14:paraId="574417B8" w14:textId="77777777" w:rsidR="00E319E9" w:rsidRDefault="00E319E9" w:rsidP="00E319E9">
      <w:pPr>
        <w:pStyle w:val="Heading1"/>
      </w:pPr>
    </w:p>
    <w:p w14:paraId="50990CA8" w14:textId="419DA15C" w:rsidR="00EB7F91" w:rsidRPr="00E319E9" w:rsidRDefault="00EB7F91" w:rsidP="00E319E9">
      <w:pPr>
        <w:pStyle w:val="Heading1"/>
      </w:pPr>
      <w:r w:rsidRPr="00E319E9">
        <w:t>Data Management</w:t>
      </w:r>
    </w:p>
    <w:p w14:paraId="04EF1BE6" w14:textId="5CCF1E9D" w:rsidR="00EB7F91" w:rsidRDefault="00EB7F91" w:rsidP="00E319E9">
      <w:pPr>
        <w:pStyle w:val="ListParagraph"/>
        <w:numPr>
          <w:ilvl w:val="0"/>
          <w:numId w:val="5"/>
        </w:numPr>
      </w:pPr>
      <w:r>
        <w:t>Every week or two, scan datasheets</w:t>
      </w:r>
      <w:r w:rsidR="008E13DD">
        <w:t xml:space="preserve"> and paper maps</w:t>
      </w:r>
      <w:r>
        <w:t xml:space="preserve"> in batches (all in one file).</w:t>
      </w:r>
    </w:p>
    <w:p w14:paraId="539162CB" w14:textId="15A985D2" w:rsidR="00EB7F91" w:rsidRDefault="00EB7F91" w:rsidP="00E319E9">
      <w:pPr>
        <w:pStyle w:val="ListParagraph"/>
        <w:numPr>
          <w:ilvl w:val="0"/>
          <w:numId w:val="5"/>
        </w:numPr>
      </w:pPr>
      <w:r>
        <w:t>Email scan</w:t>
      </w:r>
      <w:r w:rsidR="00B23AA5">
        <w:t xml:space="preserve"> file</w:t>
      </w:r>
      <w:r>
        <w:t xml:space="preserve"> to Jud: </w:t>
      </w:r>
      <w:hyperlink r:id="rId24" w:history="1">
        <w:r w:rsidRPr="001C01B6">
          <w:rPr>
            <w:rStyle w:val="Hyperlink"/>
          </w:rPr>
          <w:t>jf225@humboldt.edu</w:t>
        </w:r>
      </w:hyperlink>
    </w:p>
    <w:p w14:paraId="60D215A0" w14:textId="087FA0D5" w:rsidR="00EB7F91" w:rsidRDefault="00EB7F91" w:rsidP="00E319E9">
      <w:pPr>
        <w:pStyle w:val="ListParagraph"/>
        <w:numPr>
          <w:ilvl w:val="0"/>
          <w:numId w:val="5"/>
        </w:numPr>
      </w:pPr>
      <w:r>
        <w:t>Store paper originals in designated place in office.</w:t>
      </w:r>
    </w:p>
    <w:p w14:paraId="2F4A8E4C" w14:textId="77777777" w:rsidR="00F516C1" w:rsidRPr="00447CEE" w:rsidRDefault="00F516C1" w:rsidP="00EB1B44"/>
    <w:sectPr w:rsidR="00F516C1" w:rsidRPr="00447CE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dson Fisher" w:date="2022-09-14T16:15:00Z" w:initials="JF">
    <w:p w14:paraId="4689EACF" w14:textId="77777777" w:rsidR="000C49CD" w:rsidRDefault="000C49CD" w:rsidP="006E4443">
      <w:pPr>
        <w:pStyle w:val="CommentText"/>
      </w:pPr>
      <w:r>
        <w:rPr>
          <w:rStyle w:val="CommentReference"/>
        </w:rPr>
        <w:annotationRef/>
      </w:r>
      <w:r>
        <w:t>Sonar hypsometers interfere with eachother when used in close proximity.</w:t>
      </w:r>
    </w:p>
  </w:comment>
  <w:comment w:id="3" w:author="Judson Fisher" w:date="2022-09-14T16:19:00Z" w:initials="JF">
    <w:p w14:paraId="122E2C25" w14:textId="77777777" w:rsidR="00A47A1E" w:rsidRDefault="00A47A1E" w:rsidP="007346EF">
      <w:pPr>
        <w:pStyle w:val="CommentText"/>
      </w:pPr>
      <w:r>
        <w:rPr>
          <w:rStyle w:val="CommentReference"/>
        </w:rPr>
        <w:annotationRef/>
      </w:r>
      <w:r>
        <w:t>Yes</w:t>
      </w:r>
    </w:p>
  </w:comment>
  <w:comment w:id="6" w:author="Judson Fisher" w:date="2022-09-14T16:22:00Z" w:initials="JF">
    <w:p w14:paraId="2517C5F3" w14:textId="77777777" w:rsidR="00A47A1E" w:rsidRDefault="00A47A1E" w:rsidP="002801FE">
      <w:pPr>
        <w:pStyle w:val="CommentText"/>
      </w:pPr>
      <w:r>
        <w:rPr>
          <w:rStyle w:val="CommentReference"/>
        </w:rPr>
        <w:annotationRef/>
      </w:r>
      <w:r>
        <w:t>More is definitely possible.</w:t>
      </w:r>
    </w:p>
  </w:comment>
  <w:comment w:id="11" w:author="Judson Fisher" w:date="2022-09-14T16:23:00Z" w:initials="JF">
    <w:p w14:paraId="2299FA76" w14:textId="77777777" w:rsidR="00A47A1E" w:rsidRDefault="00A47A1E" w:rsidP="008F1E34">
      <w:pPr>
        <w:pStyle w:val="CommentText"/>
      </w:pPr>
      <w:r>
        <w:rPr>
          <w:rStyle w:val="CommentReference"/>
        </w:rPr>
        <w:annotationRef/>
      </w:r>
      <w:r>
        <w:t>Litter is included in fuel bed depth, but not average woody vegetation height</w:t>
      </w:r>
    </w:p>
  </w:comment>
  <w:comment w:id="14" w:author="Judson Fisher" w:date="2022-09-14T16:27:00Z" w:initials="JF">
    <w:p w14:paraId="2B91FC2D" w14:textId="77777777" w:rsidR="00F85EA7" w:rsidRDefault="00F85EA7" w:rsidP="002F1C06">
      <w:pPr>
        <w:pStyle w:val="CommentText"/>
      </w:pPr>
      <w:r>
        <w:rPr>
          <w:rStyle w:val="CommentReference"/>
        </w:rPr>
        <w:annotationRef/>
      </w:r>
      <w:r>
        <w:t>Honeysuckle should really be woody. This is different from what I said in the field. Theres a chance that we may have mistaken small, low-lying honeysuckle vines for herbaceous cover in the field, but we should categorize honeysuckle as woody moving forward</w:t>
      </w:r>
    </w:p>
  </w:comment>
  <w:comment w:id="16" w:author="Judson Fisher" w:date="2022-09-14T16:31:00Z" w:initials="JF">
    <w:p w14:paraId="2C5809A7" w14:textId="77777777" w:rsidR="00DC579A" w:rsidRDefault="00DC579A" w:rsidP="00682427">
      <w:pPr>
        <w:pStyle w:val="CommentText"/>
      </w:pPr>
      <w:r>
        <w:rPr>
          <w:rStyle w:val="CommentReference"/>
        </w:rPr>
        <w:annotationRef/>
      </w:r>
      <w:r>
        <w:t>This table is specific to cwd</w:t>
      </w:r>
    </w:p>
  </w:comment>
  <w:comment w:id="23" w:author="Judson Fisher" w:date="2022-09-14T16:54:00Z" w:initials="JF">
    <w:p w14:paraId="0D732811" w14:textId="77777777" w:rsidR="00C6468F" w:rsidRDefault="00C6468F" w:rsidP="00F513C5">
      <w:pPr>
        <w:pStyle w:val="CommentText"/>
      </w:pPr>
      <w:r>
        <w:rPr>
          <w:rStyle w:val="CommentReference"/>
        </w:rPr>
        <w:annotationRef/>
      </w:r>
      <w:r>
        <w:t>I don't think we need crew members for this sheet.</w:t>
      </w:r>
    </w:p>
  </w:comment>
  <w:comment w:id="25" w:author="Judson Fisher" w:date="2022-09-14T16:56:00Z" w:initials="JF">
    <w:p w14:paraId="5EEF7859" w14:textId="77777777" w:rsidR="00C6468F" w:rsidRDefault="00C6468F" w:rsidP="00DB530B">
      <w:pPr>
        <w:pStyle w:val="CommentText"/>
      </w:pPr>
      <w:r>
        <w:rPr>
          <w:rStyle w:val="CommentReference"/>
        </w:rPr>
        <w:annotationRef/>
      </w:r>
      <w:r>
        <w:t>We will get this later from lidar data</w:t>
      </w:r>
    </w:p>
  </w:comment>
  <w:comment w:id="29" w:author="Judson Fisher" w:date="2022-09-14T16:56:00Z" w:initials="JF">
    <w:p w14:paraId="30BFD818" w14:textId="77777777" w:rsidR="00C6468F" w:rsidRDefault="00C6468F" w:rsidP="00F81F7F">
      <w:pPr>
        <w:pStyle w:val="CommentText"/>
      </w:pPr>
      <w:r>
        <w:rPr>
          <w:rStyle w:val="CommentReference"/>
        </w:rPr>
        <w:annotationRef/>
      </w:r>
      <w:r>
        <w:t>We don't need this either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89EACF" w15:done="0"/>
  <w15:commentEx w15:paraId="122E2C25" w15:done="0"/>
  <w15:commentEx w15:paraId="2517C5F3" w15:done="0"/>
  <w15:commentEx w15:paraId="2299FA76" w15:done="0"/>
  <w15:commentEx w15:paraId="2B91FC2D" w15:done="0"/>
  <w15:commentEx w15:paraId="2C5809A7" w15:done="0"/>
  <w15:commentEx w15:paraId="0D732811" w15:done="0"/>
  <w15:commentEx w15:paraId="5EEF7859" w15:done="0"/>
  <w15:commentEx w15:paraId="30BFD8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C7CB4" w16cex:dateUtc="2022-09-14T23:15:00Z"/>
  <w16cex:commentExtensible w16cex:durableId="26CC7DAE" w16cex:dateUtc="2022-09-14T23:19:00Z"/>
  <w16cex:commentExtensible w16cex:durableId="26CC7E47" w16cex:dateUtc="2022-09-14T23:22:00Z"/>
  <w16cex:commentExtensible w16cex:durableId="26CC7E96" w16cex:dateUtc="2022-09-14T23:23:00Z"/>
  <w16cex:commentExtensible w16cex:durableId="26CC7F8B" w16cex:dateUtc="2022-09-14T23:27:00Z"/>
  <w16cex:commentExtensible w16cex:durableId="26CC8056" w16cex:dateUtc="2022-09-14T23:31:00Z"/>
  <w16cex:commentExtensible w16cex:durableId="26CC85B3" w16cex:dateUtc="2022-09-14T23:54:00Z"/>
  <w16cex:commentExtensible w16cex:durableId="26CC863C" w16cex:dateUtc="2022-09-14T23:56:00Z"/>
  <w16cex:commentExtensible w16cex:durableId="26CC8656" w16cex:dateUtc="2022-09-14T2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89EACF" w16cid:durableId="26CC7CB4"/>
  <w16cid:commentId w16cid:paraId="122E2C25" w16cid:durableId="26CC7DAE"/>
  <w16cid:commentId w16cid:paraId="2517C5F3" w16cid:durableId="26CC7E47"/>
  <w16cid:commentId w16cid:paraId="2299FA76" w16cid:durableId="26CC7E96"/>
  <w16cid:commentId w16cid:paraId="2B91FC2D" w16cid:durableId="26CC7F8B"/>
  <w16cid:commentId w16cid:paraId="2C5809A7" w16cid:durableId="26CC8056"/>
  <w16cid:commentId w16cid:paraId="0D732811" w16cid:durableId="26CC85B3"/>
  <w16cid:commentId w16cid:paraId="5EEF7859" w16cid:durableId="26CC863C"/>
  <w16cid:commentId w16cid:paraId="30BFD818" w16cid:durableId="26CC86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52EAF"/>
    <w:multiLevelType w:val="hybridMultilevel"/>
    <w:tmpl w:val="A93CEC68"/>
    <w:lvl w:ilvl="0" w:tplc="A3A46CEA">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DF3EEBDA">
      <w:start w:val="1"/>
      <w:numFmt w:val="lowerRoman"/>
      <w:lvlText w:val="%3."/>
      <w:lvlJc w:val="right"/>
      <w:pPr>
        <w:ind w:left="2160" w:hanging="180"/>
      </w:pPr>
      <w:rPr>
        <w:b w:val="0"/>
        <w:bCs w:val="0"/>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D65DF0"/>
    <w:multiLevelType w:val="hybridMultilevel"/>
    <w:tmpl w:val="DD98B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CE0C01"/>
    <w:multiLevelType w:val="hybridMultilevel"/>
    <w:tmpl w:val="A93CEC68"/>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b w:val="0"/>
        <w:bCs w:val="0"/>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F891371"/>
    <w:multiLevelType w:val="hybridMultilevel"/>
    <w:tmpl w:val="3380FB8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F1E1C1A"/>
    <w:multiLevelType w:val="hybridMultilevel"/>
    <w:tmpl w:val="47D639A8"/>
    <w:lvl w:ilvl="0" w:tplc="46826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3649773">
    <w:abstractNumId w:val="4"/>
  </w:num>
  <w:num w:numId="2" w16cid:durableId="1620255440">
    <w:abstractNumId w:val="3"/>
  </w:num>
  <w:num w:numId="3" w16cid:durableId="2129007647">
    <w:abstractNumId w:val="1"/>
  </w:num>
  <w:num w:numId="4" w16cid:durableId="918295674">
    <w:abstractNumId w:val="0"/>
  </w:num>
  <w:num w:numId="5" w16cid:durableId="82982908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dson Fisher">
    <w15:presenceInfo w15:providerId="None" w15:userId="Judson Fis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91E"/>
    <w:rsid w:val="00003619"/>
    <w:rsid w:val="00022CDE"/>
    <w:rsid w:val="00030891"/>
    <w:rsid w:val="00034A4C"/>
    <w:rsid w:val="000356FC"/>
    <w:rsid w:val="00054E84"/>
    <w:rsid w:val="00066682"/>
    <w:rsid w:val="000A0266"/>
    <w:rsid w:val="000C49CD"/>
    <w:rsid w:val="000F7AAA"/>
    <w:rsid w:val="0010222B"/>
    <w:rsid w:val="0010354B"/>
    <w:rsid w:val="001542C6"/>
    <w:rsid w:val="0017380B"/>
    <w:rsid w:val="00182226"/>
    <w:rsid w:val="001B09F4"/>
    <w:rsid w:val="001B563B"/>
    <w:rsid w:val="001C25E5"/>
    <w:rsid w:val="001D02FD"/>
    <w:rsid w:val="001E28AD"/>
    <w:rsid w:val="001F2EF1"/>
    <w:rsid w:val="00206065"/>
    <w:rsid w:val="00245893"/>
    <w:rsid w:val="00257BA5"/>
    <w:rsid w:val="002743B5"/>
    <w:rsid w:val="00280A69"/>
    <w:rsid w:val="00283C05"/>
    <w:rsid w:val="00285A4E"/>
    <w:rsid w:val="00290268"/>
    <w:rsid w:val="0031768D"/>
    <w:rsid w:val="00330F13"/>
    <w:rsid w:val="00363C80"/>
    <w:rsid w:val="003A0B11"/>
    <w:rsid w:val="003A5E3C"/>
    <w:rsid w:val="003A5F76"/>
    <w:rsid w:val="003B2AAE"/>
    <w:rsid w:val="003C510D"/>
    <w:rsid w:val="004011B1"/>
    <w:rsid w:val="004129F5"/>
    <w:rsid w:val="00427CAC"/>
    <w:rsid w:val="00447CEE"/>
    <w:rsid w:val="00450AB1"/>
    <w:rsid w:val="00471AF4"/>
    <w:rsid w:val="00477F46"/>
    <w:rsid w:val="00483BA2"/>
    <w:rsid w:val="004E06A0"/>
    <w:rsid w:val="004E4DB9"/>
    <w:rsid w:val="004E7D89"/>
    <w:rsid w:val="0054047A"/>
    <w:rsid w:val="00547983"/>
    <w:rsid w:val="00565B2F"/>
    <w:rsid w:val="005D00F8"/>
    <w:rsid w:val="005F78C6"/>
    <w:rsid w:val="00600A1A"/>
    <w:rsid w:val="00603556"/>
    <w:rsid w:val="006079C7"/>
    <w:rsid w:val="006312C8"/>
    <w:rsid w:val="00686107"/>
    <w:rsid w:val="006B2F48"/>
    <w:rsid w:val="006C2419"/>
    <w:rsid w:val="006E1F73"/>
    <w:rsid w:val="006E62D6"/>
    <w:rsid w:val="006F1077"/>
    <w:rsid w:val="00730BE1"/>
    <w:rsid w:val="007440E8"/>
    <w:rsid w:val="0077708F"/>
    <w:rsid w:val="00780A9B"/>
    <w:rsid w:val="007860B2"/>
    <w:rsid w:val="007E564B"/>
    <w:rsid w:val="007F5437"/>
    <w:rsid w:val="00824750"/>
    <w:rsid w:val="00832368"/>
    <w:rsid w:val="00881829"/>
    <w:rsid w:val="00884245"/>
    <w:rsid w:val="00892CE1"/>
    <w:rsid w:val="008962D6"/>
    <w:rsid w:val="008C7F63"/>
    <w:rsid w:val="008D232A"/>
    <w:rsid w:val="008D3652"/>
    <w:rsid w:val="008D5FDA"/>
    <w:rsid w:val="008E13DD"/>
    <w:rsid w:val="009262AC"/>
    <w:rsid w:val="00950174"/>
    <w:rsid w:val="009606D5"/>
    <w:rsid w:val="00972177"/>
    <w:rsid w:val="00993C2B"/>
    <w:rsid w:val="009A166E"/>
    <w:rsid w:val="009A2B3A"/>
    <w:rsid w:val="00A1053F"/>
    <w:rsid w:val="00A2508A"/>
    <w:rsid w:val="00A47A1E"/>
    <w:rsid w:val="00A969AC"/>
    <w:rsid w:val="00AD22AB"/>
    <w:rsid w:val="00B0418A"/>
    <w:rsid w:val="00B23AA5"/>
    <w:rsid w:val="00B33A28"/>
    <w:rsid w:val="00B66852"/>
    <w:rsid w:val="00B7258A"/>
    <w:rsid w:val="00B821CD"/>
    <w:rsid w:val="00BA4C15"/>
    <w:rsid w:val="00BA4EBA"/>
    <w:rsid w:val="00BA5BB0"/>
    <w:rsid w:val="00BC096C"/>
    <w:rsid w:val="00BD578D"/>
    <w:rsid w:val="00C0191E"/>
    <w:rsid w:val="00C21A34"/>
    <w:rsid w:val="00C31AE1"/>
    <w:rsid w:val="00C6468F"/>
    <w:rsid w:val="00C66443"/>
    <w:rsid w:val="00CB37C2"/>
    <w:rsid w:val="00CB79DE"/>
    <w:rsid w:val="00CC489C"/>
    <w:rsid w:val="00D12D32"/>
    <w:rsid w:val="00D34BB4"/>
    <w:rsid w:val="00D60B2C"/>
    <w:rsid w:val="00DA70CC"/>
    <w:rsid w:val="00DC579A"/>
    <w:rsid w:val="00DD6A10"/>
    <w:rsid w:val="00DD7F99"/>
    <w:rsid w:val="00DE3491"/>
    <w:rsid w:val="00E23FDC"/>
    <w:rsid w:val="00E319E9"/>
    <w:rsid w:val="00E578E5"/>
    <w:rsid w:val="00E60615"/>
    <w:rsid w:val="00E63FB3"/>
    <w:rsid w:val="00E72D52"/>
    <w:rsid w:val="00E745CB"/>
    <w:rsid w:val="00E771B5"/>
    <w:rsid w:val="00E97B6A"/>
    <w:rsid w:val="00EA723E"/>
    <w:rsid w:val="00EA7A5D"/>
    <w:rsid w:val="00EB1B44"/>
    <w:rsid w:val="00EB7F91"/>
    <w:rsid w:val="00ED047F"/>
    <w:rsid w:val="00EE448D"/>
    <w:rsid w:val="00F0040E"/>
    <w:rsid w:val="00F0189E"/>
    <w:rsid w:val="00F2537D"/>
    <w:rsid w:val="00F264A9"/>
    <w:rsid w:val="00F343A2"/>
    <w:rsid w:val="00F3462D"/>
    <w:rsid w:val="00F516C1"/>
    <w:rsid w:val="00F53A2D"/>
    <w:rsid w:val="00F75D7C"/>
    <w:rsid w:val="00F834B1"/>
    <w:rsid w:val="00F85EA7"/>
    <w:rsid w:val="00FA250C"/>
    <w:rsid w:val="00FB5A78"/>
    <w:rsid w:val="00FB5F88"/>
    <w:rsid w:val="00FD4C51"/>
    <w:rsid w:val="00FD52B5"/>
    <w:rsid w:val="00FE6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B811B"/>
  <w15:chartTrackingRefBased/>
  <w15:docId w15:val="{322679DF-AC7E-406E-8226-5CD690ABC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2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7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C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7CE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7CEE"/>
    <w:rPr>
      <w:rFonts w:eastAsiaTheme="minorEastAsia"/>
      <w:color w:val="5A5A5A" w:themeColor="text1" w:themeTint="A5"/>
      <w:spacing w:val="15"/>
    </w:rPr>
  </w:style>
  <w:style w:type="paragraph" w:styleId="ListParagraph">
    <w:name w:val="List Paragraph"/>
    <w:basedOn w:val="Normal"/>
    <w:uiPriority w:val="34"/>
    <w:qFormat/>
    <w:rsid w:val="00447CEE"/>
    <w:pPr>
      <w:ind w:left="720"/>
      <w:contextualSpacing/>
    </w:pPr>
  </w:style>
  <w:style w:type="character" w:customStyle="1" w:styleId="Heading1Char">
    <w:name w:val="Heading 1 Char"/>
    <w:basedOn w:val="DefaultParagraphFont"/>
    <w:link w:val="Heading1"/>
    <w:uiPriority w:val="9"/>
    <w:rsid w:val="000A026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A7A5D"/>
    <w:rPr>
      <w:color w:val="0563C1" w:themeColor="hyperlink"/>
      <w:u w:val="single"/>
    </w:rPr>
  </w:style>
  <w:style w:type="character" w:styleId="UnresolvedMention">
    <w:name w:val="Unresolved Mention"/>
    <w:basedOn w:val="DefaultParagraphFont"/>
    <w:uiPriority w:val="99"/>
    <w:semiHidden/>
    <w:unhideWhenUsed/>
    <w:rsid w:val="00EA7A5D"/>
    <w:rPr>
      <w:color w:val="605E5C"/>
      <w:shd w:val="clear" w:color="auto" w:fill="E1DFDD"/>
    </w:rPr>
  </w:style>
  <w:style w:type="paragraph" w:styleId="Caption">
    <w:name w:val="caption"/>
    <w:basedOn w:val="Normal"/>
    <w:next w:val="Normal"/>
    <w:uiPriority w:val="35"/>
    <w:semiHidden/>
    <w:unhideWhenUsed/>
    <w:qFormat/>
    <w:rsid w:val="007E564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49CD"/>
    <w:rPr>
      <w:sz w:val="16"/>
      <w:szCs w:val="16"/>
    </w:rPr>
  </w:style>
  <w:style w:type="paragraph" w:styleId="CommentText">
    <w:name w:val="annotation text"/>
    <w:basedOn w:val="Normal"/>
    <w:link w:val="CommentTextChar"/>
    <w:uiPriority w:val="99"/>
    <w:unhideWhenUsed/>
    <w:rsid w:val="000C49CD"/>
    <w:pPr>
      <w:spacing w:line="240" w:lineRule="auto"/>
    </w:pPr>
    <w:rPr>
      <w:sz w:val="20"/>
      <w:szCs w:val="20"/>
    </w:rPr>
  </w:style>
  <w:style w:type="character" w:customStyle="1" w:styleId="CommentTextChar">
    <w:name w:val="Comment Text Char"/>
    <w:basedOn w:val="DefaultParagraphFont"/>
    <w:link w:val="CommentText"/>
    <w:uiPriority w:val="99"/>
    <w:rsid w:val="000C49CD"/>
    <w:rPr>
      <w:sz w:val="20"/>
      <w:szCs w:val="20"/>
    </w:rPr>
  </w:style>
  <w:style w:type="paragraph" w:styleId="CommentSubject">
    <w:name w:val="annotation subject"/>
    <w:basedOn w:val="CommentText"/>
    <w:next w:val="CommentText"/>
    <w:link w:val="CommentSubjectChar"/>
    <w:uiPriority w:val="99"/>
    <w:semiHidden/>
    <w:unhideWhenUsed/>
    <w:rsid w:val="000C49CD"/>
    <w:rPr>
      <w:b/>
      <w:bCs/>
    </w:rPr>
  </w:style>
  <w:style w:type="character" w:customStyle="1" w:styleId="CommentSubjectChar">
    <w:name w:val="Comment Subject Char"/>
    <w:basedOn w:val="CommentTextChar"/>
    <w:link w:val="CommentSubject"/>
    <w:uiPriority w:val="99"/>
    <w:semiHidden/>
    <w:rsid w:val="000C49CD"/>
    <w:rPr>
      <w:b/>
      <w:bCs/>
      <w:sz w:val="20"/>
      <w:szCs w:val="20"/>
    </w:rPr>
  </w:style>
  <w:style w:type="paragraph" w:styleId="Revision">
    <w:name w:val="Revision"/>
    <w:hidden/>
    <w:uiPriority w:val="99"/>
    <w:semiHidden/>
    <w:rsid w:val="000C49C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hyperlink" Target="https://www.fs.usda.gov/rm/pubs/rmrs_gtr164.pdf" TargetMode="External"/><Relationship Id="rId11" Type="http://schemas.microsoft.com/office/2018/08/relationships/commentsExtensible" Target="commentsExtensible.xml"/><Relationship Id="rId24" Type="http://schemas.openxmlformats.org/officeDocument/2006/relationships/hyperlink" Target="mailto:jf225@humboldt.edu"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FDC4E-E404-46F3-BC81-B80B1BC31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10</Pages>
  <Words>1593</Words>
  <Characters>9085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Egan, Fey@CALFIRE</dc:creator>
  <cp:keywords/>
  <dc:description/>
  <cp:lastModifiedBy>Judson Fisher</cp:lastModifiedBy>
  <cp:revision>97</cp:revision>
  <cp:lastPrinted>2022-09-12T21:15:00Z</cp:lastPrinted>
  <dcterms:created xsi:type="dcterms:W3CDTF">2022-09-12T14:57:00Z</dcterms:created>
  <dcterms:modified xsi:type="dcterms:W3CDTF">2022-09-15T00:12:00Z</dcterms:modified>
</cp:coreProperties>
</file>